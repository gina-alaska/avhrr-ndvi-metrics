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5AF50" w14:textId="77777777" w:rsidR="00593FCF" w:rsidRPr="00362708" w:rsidRDefault="00593FCF">
      <w:pPr>
        <w:pStyle w:val="Standard"/>
        <w:autoSpaceDE w:val="0"/>
        <w:jc w:val="center"/>
        <w:rPr>
          <w:sz w:val="72"/>
          <w:szCs w:val="72"/>
          <w:lang w:val="en-US"/>
        </w:rPr>
      </w:pPr>
    </w:p>
    <w:p w14:paraId="0DF71D1D" w14:textId="77777777" w:rsidR="008D726D" w:rsidRDefault="008D726D">
      <w:pPr>
        <w:pStyle w:val="Standard"/>
        <w:autoSpaceDE w:val="0"/>
        <w:jc w:val="center"/>
        <w:rPr>
          <w:rFonts w:eastAsia="Calibri, Calibri" w:cs="Calibri, Calibri"/>
          <w:b/>
          <w:bCs/>
          <w:color w:val="000000"/>
          <w:sz w:val="56"/>
          <w:szCs w:val="56"/>
          <w:lang w:val="en-US"/>
        </w:rPr>
      </w:pPr>
    </w:p>
    <w:p w14:paraId="2D7E89FA" w14:textId="017D0AD1" w:rsidR="004D3C47" w:rsidRDefault="00F1353D" w:rsidP="004D3C47">
      <w:pPr>
        <w:pStyle w:val="Standard"/>
        <w:autoSpaceDE w:val="0"/>
        <w:jc w:val="center"/>
        <w:rPr>
          <w:rFonts w:eastAsia="Calibri, Calibri" w:cs="Calibri, Calibri"/>
          <w:b/>
          <w:bCs/>
          <w:color w:val="000000"/>
          <w:sz w:val="56"/>
          <w:szCs w:val="56"/>
          <w:lang w:val="en-US"/>
        </w:rPr>
      </w:pPr>
      <w:r>
        <w:rPr>
          <w:rFonts w:eastAsia="Calibri, Calibri" w:cs="Calibri, Calibri"/>
          <w:b/>
          <w:bCs/>
          <w:color w:val="000000"/>
          <w:sz w:val="56"/>
          <w:szCs w:val="56"/>
          <w:lang w:val="en-US"/>
        </w:rPr>
        <w:t>AVHRR</w:t>
      </w:r>
      <w:r w:rsidR="004D3C47">
        <w:rPr>
          <w:rFonts w:eastAsia="Calibri, Calibri" w:cs="Calibri, Calibri"/>
          <w:b/>
          <w:bCs/>
          <w:color w:val="000000"/>
          <w:sz w:val="56"/>
          <w:szCs w:val="56"/>
          <w:lang w:val="en-US"/>
        </w:rPr>
        <w:t xml:space="preserve">-derived </w:t>
      </w:r>
      <w:r w:rsidR="00035E18" w:rsidRPr="00A55390">
        <w:rPr>
          <w:rFonts w:eastAsia="Calibri, Calibri" w:cs="Calibri, Calibri"/>
          <w:b/>
          <w:bCs/>
          <w:color w:val="000000"/>
          <w:sz w:val="56"/>
          <w:szCs w:val="56"/>
          <w:lang w:val="en-US"/>
        </w:rPr>
        <w:t xml:space="preserve">NDVI </w:t>
      </w:r>
      <w:r w:rsidR="004D3C47">
        <w:rPr>
          <w:rFonts w:eastAsia="Calibri, Calibri" w:cs="Calibri, Calibri"/>
          <w:b/>
          <w:bCs/>
          <w:color w:val="000000"/>
          <w:sz w:val="56"/>
          <w:szCs w:val="56"/>
          <w:lang w:val="en-US"/>
        </w:rPr>
        <w:t>Metrics Product</w:t>
      </w:r>
    </w:p>
    <w:p w14:paraId="71553690" w14:textId="77777777" w:rsidR="004D3C47" w:rsidRDefault="004D3C47" w:rsidP="004D3C47">
      <w:pPr>
        <w:pStyle w:val="Standard"/>
        <w:autoSpaceDE w:val="0"/>
        <w:jc w:val="center"/>
        <w:rPr>
          <w:rFonts w:eastAsia="Calibri, Calibri" w:cs="Calibri, Calibri"/>
          <w:b/>
          <w:bCs/>
          <w:color w:val="000000"/>
          <w:sz w:val="56"/>
          <w:szCs w:val="56"/>
          <w:lang w:val="en-US"/>
        </w:rPr>
      </w:pPr>
    </w:p>
    <w:p w14:paraId="66018520" w14:textId="73B4B41B" w:rsidR="00593FCF" w:rsidRPr="00362708" w:rsidRDefault="00035E18" w:rsidP="004D3C47">
      <w:pPr>
        <w:pStyle w:val="Standard"/>
        <w:autoSpaceDE w:val="0"/>
        <w:jc w:val="center"/>
        <w:rPr>
          <w:lang w:val="en-US"/>
        </w:rPr>
      </w:pPr>
      <w:r w:rsidRPr="00A55390">
        <w:rPr>
          <w:rFonts w:eastAsia="Calibri, Calibri" w:cs="Calibri, Calibri"/>
          <w:b/>
          <w:bCs/>
          <w:color w:val="000000"/>
          <w:sz w:val="56"/>
          <w:szCs w:val="56"/>
          <w:lang w:val="en-US"/>
        </w:rPr>
        <w:t>USER</w:t>
      </w:r>
      <w:r w:rsidR="004D3C47">
        <w:rPr>
          <w:rFonts w:eastAsia="Calibri, Calibri" w:cs="Calibri, Calibri"/>
          <w:b/>
          <w:bCs/>
          <w:color w:val="000000"/>
          <w:sz w:val="56"/>
          <w:szCs w:val="56"/>
          <w:lang w:val="en-US"/>
        </w:rPr>
        <w:t xml:space="preserve"> </w:t>
      </w:r>
      <w:r w:rsidRPr="00A55390">
        <w:rPr>
          <w:rFonts w:eastAsia="Calibri, Calibri" w:cs="Calibri, Calibri"/>
          <w:b/>
          <w:bCs/>
          <w:color w:val="000000"/>
          <w:sz w:val="56"/>
          <w:szCs w:val="56"/>
          <w:lang w:val="en-US"/>
        </w:rPr>
        <w:t>MANUAL</w:t>
      </w:r>
    </w:p>
    <w:p w14:paraId="635D0C1E" w14:textId="77777777" w:rsidR="00593FCF" w:rsidRPr="00A55390" w:rsidRDefault="00593FCF">
      <w:pPr>
        <w:pStyle w:val="Standard"/>
        <w:autoSpaceDE w:val="0"/>
        <w:rPr>
          <w:lang w:val="en-US"/>
        </w:rPr>
      </w:pPr>
    </w:p>
    <w:p w14:paraId="03A6BF88" w14:textId="23FF9AF9" w:rsidR="00593FCF" w:rsidRPr="00A55390" w:rsidRDefault="00035E18">
      <w:pPr>
        <w:pStyle w:val="Standard"/>
        <w:autoSpaceDE w:val="0"/>
        <w:jc w:val="center"/>
        <w:rPr>
          <w:sz w:val="36"/>
          <w:szCs w:val="36"/>
          <w:lang w:val="en-US"/>
        </w:rPr>
      </w:pPr>
      <w:r w:rsidRPr="00A55390">
        <w:rPr>
          <w:rFonts w:eastAsia="Calibri, Calibri" w:cs="Calibri, Calibri"/>
          <w:b/>
          <w:bCs/>
          <w:sz w:val="36"/>
          <w:szCs w:val="36"/>
          <w:lang w:val="en-US"/>
        </w:rPr>
        <w:t>Version 1</w:t>
      </w:r>
      <w:r w:rsidR="008D726D" w:rsidRPr="00A55390">
        <w:rPr>
          <w:rFonts w:eastAsia="Calibri, Calibri" w:cs="Calibri, Calibri"/>
          <w:b/>
          <w:bCs/>
          <w:sz w:val="36"/>
          <w:szCs w:val="36"/>
          <w:lang w:val="en-US"/>
        </w:rPr>
        <w:t>.0</w:t>
      </w:r>
    </w:p>
    <w:p w14:paraId="2F0E75B6" w14:textId="77777777" w:rsidR="00593FCF" w:rsidRPr="00A55390" w:rsidRDefault="00593FCF">
      <w:pPr>
        <w:pStyle w:val="Standard"/>
        <w:autoSpaceDE w:val="0"/>
        <w:rPr>
          <w:lang w:val="en-US"/>
        </w:rPr>
      </w:pPr>
    </w:p>
    <w:p w14:paraId="6ED8F8BD" w14:textId="77777777" w:rsidR="008D726D" w:rsidRPr="00A55390" w:rsidRDefault="008D726D">
      <w:pPr>
        <w:pStyle w:val="Standard"/>
        <w:autoSpaceDE w:val="0"/>
        <w:rPr>
          <w:lang w:val="en-US"/>
        </w:rPr>
      </w:pPr>
    </w:p>
    <w:p w14:paraId="14CB6ACA" w14:textId="77777777" w:rsidR="008D726D" w:rsidRDefault="008D726D">
      <w:pPr>
        <w:pStyle w:val="Standard"/>
        <w:autoSpaceDE w:val="0"/>
        <w:rPr>
          <w:lang w:val="en-US"/>
        </w:rPr>
      </w:pPr>
    </w:p>
    <w:p w14:paraId="0BA6A5FD" w14:textId="77777777" w:rsidR="008D726D" w:rsidRDefault="008D726D">
      <w:pPr>
        <w:pStyle w:val="Standard"/>
        <w:autoSpaceDE w:val="0"/>
        <w:rPr>
          <w:lang w:val="en-US"/>
        </w:rPr>
      </w:pPr>
    </w:p>
    <w:p w14:paraId="133A86D2" w14:textId="77777777" w:rsidR="008D726D" w:rsidRDefault="008D726D">
      <w:pPr>
        <w:pStyle w:val="Standard"/>
        <w:autoSpaceDE w:val="0"/>
        <w:rPr>
          <w:lang w:val="en-US"/>
        </w:rPr>
      </w:pPr>
    </w:p>
    <w:p w14:paraId="4752EAB3" w14:textId="77777777" w:rsidR="008D726D" w:rsidRDefault="008D726D">
      <w:pPr>
        <w:pStyle w:val="Standard"/>
        <w:autoSpaceDE w:val="0"/>
        <w:rPr>
          <w:lang w:val="en-US"/>
        </w:rPr>
      </w:pPr>
    </w:p>
    <w:p w14:paraId="5302A8A5" w14:textId="77777777" w:rsidR="008D726D" w:rsidRDefault="008D726D">
      <w:pPr>
        <w:pStyle w:val="Standard"/>
        <w:autoSpaceDE w:val="0"/>
        <w:rPr>
          <w:lang w:val="en-US"/>
        </w:rPr>
      </w:pPr>
    </w:p>
    <w:p w14:paraId="280CB70E" w14:textId="77777777" w:rsidR="008D726D" w:rsidRDefault="008D726D">
      <w:pPr>
        <w:pStyle w:val="Standard"/>
        <w:autoSpaceDE w:val="0"/>
        <w:rPr>
          <w:lang w:val="en-US"/>
        </w:rPr>
      </w:pPr>
    </w:p>
    <w:p w14:paraId="0AD76A42" w14:textId="77777777" w:rsidR="008D726D" w:rsidRDefault="008D726D">
      <w:pPr>
        <w:pStyle w:val="Standard"/>
        <w:autoSpaceDE w:val="0"/>
        <w:rPr>
          <w:lang w:val="en-US"/>
        </w:rPr>
      </w:pPr>
    </w:p>
    <w:p w14:paraId="0514151C" w14:textId="77777777" w:rsidR="008D726D" w:rsidRDefault="008D726D">
      <w:pPr>
        <w:pStyle w:val="Standard"/>
        <w:autoSpaceDE w:val="0"/>
        <w:rPr>
          <w:lang w:val="en-US"/>
        </w:rPr>
      </w:pPr>
    </w:p>
    <w:p w14:paraId="6E7A9050" w14:textId="77777777" w:rsidR="008D726D" w:rsidRDefault="008D726D">
      <w:pPr>
        <w:pStyle w:val="Standard"/>
        <w:autoSpaceDE w:val="0"/>
        <w:rPr>
          <w:lang w:val="en-US"/>
        </w:rPr>
      </w:pPr>
    </w:p>
    <w:p w14:paraId="6EFF2F4A" w14:textId="77777777" w:rsidR="008D726D" w:rsidRDefault="008D726D">
      <w:pPr>
        <w:pStyle w:val="Standard"/>
        <w:autoSpaceDE w:val="0"/>
        <w:rPr>
          <w:lang w:val="en-US"/>
        </w:rPr>
      </w:pPr>
    </w:p>
    <w:p w14:paraId="4EC62F2E" w14:textId="77777777" w:rsidR="008D726D" w:rsidRDefault="008D726D">
      <w:pPr>
        <w:pStyle w:val="Standard"/>
        <w:autoSpaceDE w:val="0"/>
        <w:rPr>
          <w:lang w:val="en-US"/>
        </w:rPr>
      </w:pPr>
    </w:p>
    <w:p w14:paraId="240CD6F2" w14:textId="77777777" w:rsidR="008D726D" w:rsidRDefault="008D726D">
      <w:pPr>
        <w:pStyle w:val="Standard"/>
        <w:autoSpaceDE w:val="0"/>
        <w:rPr>
          <w:lang w:val="en-US"/>
        </w:rPr>
      </w:pPr>
    </w:p>
    <w:p w14:paraId="1B9ED696" w14:textId="77777777" w:rsidR="008D726D" w:rsidRDefault="008D726D">
      <w:pPr>
        <w:pStyle w:val="Standard"/>
        <w:autoSpaceDE w:val="0"/>
        <w:rPr>
          <w:lang w:val="en-US"/>
        </w:rPr>
      </w:pPr>
    </w:p>
    <w:p w14:paraId="379AF5B6" w14:textId="77777777" w:rsidR="008D726D" w:rsidRPr="00A55390" w:rsidRDefault="008D726D">
      <w:pPr>
        <w:pStyle w:val="Standard"/>
        <w:autoSpaceDE w:val="0"/>
        <w:rPr>
          <w:lang w:val="en-US"/>
        </w:rPr>
      </w:pPr>
    </w:p>
    <w:p w14:paraId="167DA9B7" w14:textId="77777777" w:rsidR="008D726D" w:rsidRPr="00A55390" w:rsidRDefault="008D726D">
      <w:pPr>
        <w:pStyle w:val="Standard"/>
        <w:autoSpaceDE w:val="0"/>
        <w:rPr>
          <w:lang w:val="en-US"/>
        </w:rPr>
      </w:pPr>
    </w:p>
    <w:p w14:paraId="750D3380" w14:textId="77777777" w:rsidR="008D726D" w:rsidRPr="00A55390" w:rsidRDefault="008D726D">
      <w:pPr>
        <w:pStyle w:val="Standard"/>
        <w:autoSpaceDE w:val="0"/>
        <w:rPr>
          <w:lang w:val="en-US"/>
        </w:rPr>
      </w:pPr>
    </w:p>
    <w:p w14:paraId="6DE4A0D4" w14:textId="77777777" w:rsidR="008D726D" w:rsidDel="00C30249" w:rsidRDefault="008D726D">
      <w:pPr>
        <w:pStyle w:val="Standard"/>
        <w:autoSpaceDE w:val="0"/>
        <w:rPr>
          <w:del w:id="0" w:author="jiang" w:date="2014-02-14T12:34:00Z"/>
          <w:lang w:val="en-US"/>
        </w:rPr>
      </w:pPr>
      <w:bookmarkStart w:id="1" w:name="_GoBack"/>
      <w:bookmarkEnd w:id="1"/>
    </w:p>
    <w:p w14:paraId="3EB651CE" w14:textId="77777777" w:rsidR="008D726D" w:rsidDel="00C30249" w:rsidRDefault="008D726D">
      <w:pPr>
        <w:pStyle w:val="Standard"/>
        <w:autoSpaceDE w:val="0"/>
        <w:rPr>
          <w:del w:id="2" w:author="jiang" w:date="2014-02-14T12:34:00Z"/>
          <w:lang w:val="en-US"/>
        </w:rPr>
      </w:pPr>
    </w:p>
    <w:p w14:paraId="736D1A22" w14:textId="77777777" w:rsidR="008D726D" w:rsidRDefault="008D726D">
      <w:pPr>
        <w:pStyle w:val="Standard"/>
        <w:autoSpaceDE w:val="0"/>
        <w:rPr>
          <w:lang w:val="en-US"/>
        </w:rPr>
      </w:pPr>
    </w:p>
    <w:p w14:paraId="3B908370" w14:textId="77777777" w:rsidR="008D726D" w:rsidRDefault="008D726D">
      <w:pPr>
        <w:pStyle w:val="Standard"/>
        <w:autoSpaceDE w:val="0"/>
        <w:rPr>
          <w:lang w:val="en-US"/>
        </w:rPr>
      </w:pPr>
    </w:p>
    <w:p w14:paraId="320F278B" w14:textId="77777777" w:rsidR="008D726D" w:rsidRDefault="008D726D">
      <w:pPr>
        <w:pStyle w:val="Standard"/>
        <w:autoSpaceDE w:val="0"/>
        <w:rPr>
          <w:lang w:val="en-US"/>
        </w:rPr>
      </w:pPr>
    </w:p>
    <w:p w14:paraId="0A6CE0C2" w14:textId="77777777" w:rsidR="008D726D" w:rsidRPr="00A55390" w:rsidRDefault="008D726D">
      <w:pPr>
        <w:pStyle w:val="Standard"/>
        <w:autoSpaceDE w:val="0"/>
        <w:rPr>
          <w:lang w:val="en-US"/>
        </w:rPr>
      </w:pPr>
    </w:p>
    <w:p w14:paraId="065A9D54" w14:textId="77777777" w:rsidR="00FC65B5" w:rsidRPr="00A55390" w:rsidRDefault="00FC65B5" w:rsidP="00A55390">
      <w:pPr>
        <w:pStyle w:val="Standard"/>
        <w:autoSpaceDE w:val="0"/>
        <w:jc w:val="center"/>
        <w:rPr>
          <w:b/>
          <w:sz w:val="28"/>
          <w:szCs w:val="28"/>
          <w:lang w:val="en-US"/>
        </w:rPr>
      </w:pPr>
    </w:p>
    <w:p w14:paraId="16DE110D" w14:textId="397B9EA4" w:rsidR="00FC65B5" w:rsidRPr="00A55390" w:rsidRDefault="00FC65B5" w:rsidP="00FC65B5">
      <w:pPr>
        <w:pStyle w:val="NormalWeb"/>
        <w:spacing w:before="72" w:beforeAutospacing="0" w:after="0" w:afterAutospacing="0"/>
        <w:jc w:val="center"/>
        <w:rPr>
          <w:rFonts w:eastAsia="+mn-ea"/>
          <w:color w:val="000000"/>
          <w:kern w:val="24"/>
          <w:sz w:val="28"/>
          <w:szCs w:val="28"/>
        </w:rPr>
      </w:pPr>
      <w:r w:rsidRPr="00A55390">
        <w:rPr>
          <w:rFonts w:eastAsia="+mn-ea"/>
          <w:color w:val="000000"/>
          <w:kern w:val="24"/>
          <w:sz w:val="28"/>
          <w:szCs w:val="28"/>
        </w:rPr>
        <w:t>Jiang Zhu</w:t>
      </w:r>
      <w:r w:rsidR="00607A95">
        <w:rPr>
          <w:rFonts w:eastAsia="+mn-ea"/>
          <w:color w:val="000000"/>
          <w:kern w:val="24"/>
          <w:sz w:val="28"/>
          <w:szCs w:val="28"/>
          <w:vertAlign w:val="superscript"/>
        </w:rPr>
        <w:t>1</w:t>
      </w:r>
      <w:r w:rsidRPr="00A55390">
        <w:rPr>
          <w:rFonts w:eastAsia="+mn-ea"/>
          <w:color w:val="000000"/>
          <w:kern w:val="24"/>
          <w:sz w:val="28"/>
          <w:szCs w:val="28"/>
        </w:rPr>
        <w:t>, Amy E. Miller</w:t>
      </w:r>
      <w:r w:rsidR="00607A95">
        <w:rPr>
          <w:rFonts w:eastAsia="+mn-ea"/>
          <w:color w:val="000000"/>
          <w:kern w:val="24"/>
          <w:sz w:val="28"/>
          <w:szCs w:val="28"/>
          <w:vertAlign w:val="superscript"/>
        </w:rPr>
        <w:t>2</w:t>
      </w:r>
      <w:r w:rsidR="00607A95" w:rsidRPr="00A55390">
        <w:rPr>
          <w:rFonts w:eastAsia="+mn-ea"/>
          <w:color w:val="000000"/>
          <w:kern w:val="24"/>
          <w:sz w:val="28"/>
          <w:szCs w:val="28"/>
        </w:rPr>
        <w:t xml:space="preserve">, </w:t>
      </w:r>
      <w:r w:rsidR="00996647" w:rsidRPr="00EF5014">
        <w:rPr>
          <w:rFonts w:eastAsia="+mn-ea"/>
          <w:color w:val="000000"/>
          <w:kern w:val="24"/>
          <w:sz w:val="28"/>
          <w:szCs w:val="28"/>
        </w:rPr>
        <w:t>Parker Martyn</w:t>
      </w:r>
      <w:r w:rsidR="00996647">
        <w:rPr>
          <w:rFonts w:eastAsia="+mn-ea"/>
          <w:color w:val="000000"/>
          <w:kern w:val="24"/>
          <w:sz w:val="28"/>
          <w:szCs w:val="28"/>
          <w:vertAlign w:val="superscript"/>
        </w:rPr>
        <w:t>2</w:t>
      </w:r>
      <w:r w:rsidR="00996647">
        <w:rPr>
          <w:rFonts w:eastAsia="+mn-ea"/>
          <w:color w:val="000000"/>
          <w:kern w:val="24"/>
          <w:sz w:val="28"/>
          <w:szCs w:val="28"/>
        </w:rPr>
        <w:t xml:space="preserve">, </w:t>
      </w:r>
      <w:r w:rsidRPr="00A55390">
        <w:rPr>
          <w:rFonts w:eastAsia="+mn-ea"/>
          <w:color w:val="000000"/>
          <w:kern w:val="24"/>
          <w:sz w:val="28"/>
          <w:szCs w:val="28"/>
        </w:rPr>
        <w:t>Chuck Lindsay</w:t>
      </w:r>
      <w:r w:rsidR="00607A95">
        <w:rPr>
          <w:rFonts w:eastAsia="+mn-ea"/>
          <w:color w:val="000000"/>
          <w:kern w:val="24"/>
          <w:sz w:val="28"/>
          <w:szCs w:val="28"/>
          <w:vertAlign w:val="superscript"/>
        </w:rPr>
        <w:t>2</w:t>
      </w:r>
      <w:r w:rsidR="00607A95" w:rsidRPr="00A55390">
        <w:rPr>
          <w:rFonts w:eastAsia="+mn-ea"/>
          <w:color w:val="000000"/>
          <w:kern w:val="24"/>
          <w:sz w:val="28"/>
          <w:szCs w:val="28"/>
        </w:rPr>
        <w:t>,</w:t>
      </w:r>
      <w:r w:rsidRPr="00A55390">
        <w:rPr>
          <w:rFonts w:eastAsia="+mn-ea"/>
          <w:color w:val="000000"/>
          <w:kern w:val="24"/>
          <w:sz w:val="28"/>
          <w:szCs w:val="28"/>
        </w:rPr>
        <w:t xml:space="preserve"> </w:t>
      </w:r>
      <w:proofErr w:type="spellStart"/>
      <w:r w:rsidRPr="00A55390">
        <w:rPr>
          <w:rFonts w:eastAsia="+mn-ea"/>
          <w:color w:val="000000"/>
          <w:kern w:val="24"/>
          <w:sz w:val="28"/>
          <w:szCs w:val="28"/>
        </w:rPr>
        <w:t>Dayne</w:t>
      </w:r>
      <w:proofErr w:type="spellEnd"/>
      <w:r w:rsidRPr="00A55390">
        <w:rPr>
          <w:rFonts w:eastAsia="+mn-ea"/>
          <w:color w:val="000000"/>
          <w:kern w:val="24"/>
          <w:sz w:val="28"/>
          <w:szCs w:val="28"/>
        </w:rPr>
        <w:t xml:space="preserve"> </w:t>
      </w:r>
      <w:r w:rsidR="00607A95" w:rsidRPr="00A55390">
        <w:rPr>
          <w:rFonts w:eastAsia="+mn-ea"/>
          <w:color w:val="000000"/>
          <w:kern w:val="24"/>
          <w:sz w:val="28"/>
          <w:szCs w:val="28"/>
        </w:rPr>
        <w:t>Broderson</w:t>
      </w:r>
      <w:r w:rsidR="00607A95">
        <w:rPr>
          <w:rFonts w:eastAsia="+mn-ea"/>
          <w:color w:val="000000"/>
          <w:kern w:val="24"/>
          <w:sz w:val="28"/>
          <w:szCs w:val="28"/>
          <w:vertAlign w:val="superscript"/>
        </w:rPr>
        <w:t>1</w:t>
      </w:r>
      <w:r w:rsidRPr="00A55390">
        <w:rPr>
          <w:rFonts w:eastAsia="+mn-ea"/>
          <w:color w:val="000000"/>
          <w:kern w:val="24"/>
          <w:sz w:val="28"/>
          <w:szCs w:val="28"/>
        </w:rPr>
        <w:t xml:space="preserve">, </w:t>
      </w:r>
    </w:p>
    <w:p w14:paraId="5E23ED83" w14:textId="5681BD03" w:rsidR="00FC65B5" w:rsidRPr="00A55390" w:rsidRDefault="00FC65B5" w:rsidP="00FC65B5">
      <w:pPr>
        <w:pStyle w:val="NormalWeb"/>
        <w:spacing w:before="72" w:beforeAutospacing="0" w:after="0" w:afterAutospacing="0"/>
        <w:jc w:val="center"/>
        <w:rPr>
          <w:sz w:val="28"/>
          <w:szCs w:val="28"/>
          <w:vertAlign w:val="superscript"/>
        </w:rPr>
      </w:pPr>
      <w:r w:rsidRPr="00A55390">
        <w:rPr>
          <w:rFonts w:eastAsia="+mn-ea"/>
          <w:color w:val="000000"/>
          <w:kern w:val="24"/>
          <w:sz w:val="28"/>
          <w:szCs w:val="28"/>
        </w:rPr>
        <w:t>Tom Heinrichs</w:t>
      </w:r>
      <w:r w:rsidR="00607A95">
        <w:rPr>
          <w:rFonts w:eastAsia="+mn-ea"/>
          <w:color w:val="000000"/>
          <w:kern w:val="24"/>
          <w:sz w:val="28"/>
          <w:szCs w:val="28"/>
          <w:vertAlign w:val="superscript"/>
        </w:rPr>
        <w:t>1</w:t>
      </w:r>
      <w:r w:rsidRPr="00A55390">
        <w:rPr>
          <w:rFonts w:eastAsia="+mn-ea"/>
          <w:color w:val="000000"/>
          <w:kern w:val="24"/>
          <w:sz w:val="28"/>
          <w:szCs w:val="28"/>
        </w:rPr>
        <w:t xml:space="preserve"> </w:t>
      </w:r>
    </w:p>
    <w:p w14:paraId="241CE974" w14:textId="77777777" w:rsidR="008D726D" w:rsidRDefault="008D726D">
      <w:pPr>
        <w:pStyle w:val="Standard"/>
        <w:autoSpaceDE w:val="0"/>
        <w:rPr>
          <w:sz w:val="28"/>
          <w:szCs w:val="28"/>
          <w:lang w:val="en-US"/>
        </w:rPr>
      </w:pPr>
    </w:p>
    <w:p w14:paraId="0434D166" w14:textId="77777777" w:rsidR="008D726D" w:rsidRPr="00A55390" w:rsidRDefault="008D726D">
      <w:pPr>
        <w:pStyle w:val="Standard"/>
        <w:autoSpaceDE w:val="0"/>
        <w:rPr>
          <w:sz w:val="28"/>
          <w:szCs w:val="28"/>
          <w:lang w:val="en-US"/>
        </w:rPr>
      </w:pPr>
    </w:p>
    <w:p w14:paraId="114DBCF0" w14:textId="77777777" w:rsidR="008D726D" w:rsidRPr="00A55390" w:rsidRDefault="008D726D">
      <w:pPr>
        <w:jc w:val="center"/>
        <w:rPr>
          <w:sz w:val="28"/>
          <w:szCs w:val="28"/>
        </w:rPr>
      </w:pPr>
      <w:r w:rsidRPr="00A55390">
        <w:rPr>
          <w:iCs/>
          <w:sz w:val="28"/>
          <w:szCs w:val="28"/>
        </w:rPr>
        <w:t>1. Geographic Information Network of Alaska, UAF</w:t>
      </w:r>
    </w:p>
    <w:p w14:paraId="6E56105C" w14:textId="77777777" w:rsidR="008D726D" w:rsidRPr="00A55390" w:rsidRDefault="008D726D">
      <w:pPr>
        <w:jc w:val="center"/>
        <w:rPr>
          <w:iCs/>
          <w:sz w:val="28"/>
          <w:szCs w:val="28"/>
        </w:rPr>
      </w:pPr>
      <w:r w:rsidRPr="00A55390">
        <w:rPr>
          <w:iCs/>
          <w:sz w:val="28"/>
          <w:szCs w:val="28"/>
        </w:rPr>
        <w:t>2. National Park Service, Anchorage</w:t>
      </w:r>
    </w:p>
    <w:p w14:paraId="76BE9D11" w14:textId="77777777" w:rsidR="008D726D" w:rsidRPr="00A55390" w:rsidRDefault="008D726D" w:rsidP="008D726D">
      <w:pPr>
        <w:jc w:val="center"/>
        <w:rPr>
          <w:iCs/>
          <w:sz w:val="28"/>
          <w:szCs w:val="28"/>
        </w:rPr>
      </w:pPr>
    </w:p>
    <w:p w14:paraId="099C9AED" w14:textId="147ED970" w:rsidR="008D726D" w:rsidRPr="00A55390" w:rsidRDefault="006A729D">
      <w:pPr>
        <w:jc w:val="center"/>
        <w:rPr>
          <w:iCs/>
          <w:sz w:val="28"/>
          <w:szCs w:val="28"/>
        </w:rPr>
      </w:pPr>
      <w:r>
        <w:rPr>
          <w:iCs/>
          <w:sz w:val="28"/>
          <w:szCs w:val="28"/>
        </w:rPr>
        <w:t>Feb</w:t>
      </w:r>
      <w:r w:rsidR="00996647">
        <w:rPr>
          <w:iCs/>
          <w:sz w:val="28"/>
          <w:szCs w:val="28"/>
        </w:rPr>
        <w:t xml:space="preserve">., </w:t>
      </w:r>
      <w:r>
        <w:rPr>
          <w:iCs/>
          <w:sz w:val="28"/>
          <w:szCs w:val="28"/>
        </w:rPr>
        <w:t>18, 2014</w:t>
      </w:r>
    </w:p>
    <w:p w14:paraId="5456887D" w14:textId="77777777" w:rsidR="00593FCF" w:rsidRPr="00A55390" w:rsidRDefault="00593FCF">
      <w:pPr>
        <w:pStyle w:val="Standard"/>
        <w:autoSpaceDE w:val="0"/>
        <w:rPr>
          <w:lang w:val="en-US"/>
        </w:rPr>
      </w:pPr>
    </w:p>
    <w:p w14:paraId="16BF0D23" w14:textId="77777777" w:rsidR="00593FCF" w:rsidRPr="00A55390" w:rsidRDefault="00593FCF">
      <w:pPr>
        <w:pStyle w:val="Standard"/>
        <w:autoSpaceDE w:val="0"/>
        <w:rPr>
          <w:lang w:val="en-US"/>
        </w:rPr>
      </w:pPr>
    </w:p>
    <w:p w14:paraId="5D50A704" w14:textId="77777777" w:rsidR="00593FCF" w:rsidRPr="00362708" w:rsidRDefault="00593FCF">
      <w:pPr>
        <w:pStyle w:val="Standard"/>
        <w:pageBreakBefore/>
        <w:autoSpaceDE w:val="0"/>
        <w:rPr>
          <w:lang w:val="en-US"/>
        </w:rPr>
      </w:pPr>
    </w:p>
    <w:p w14:paraId="7A242914" w14:textId="77777777" w:rsidR="00593FCF" w:rsidRPr="00A55390" w:rsidRDefault="00035E18">
      <w:pPr>
        <w:pStyle w:val="Standard"/>
        <w:autoSpaceDE w:val="0"/>
        <w:jc w:val="center"/>
        <w:rPr>
          <w:sz w:val="28"/>
          <w:szCs w:val="28"/>
          <w:lang w:val="en-US"/>
        </w:rPr>
      </w:pPr>
      <w:r w:rsidRPr="00A55390">
        <w:rPr>
          <w:rFonts w:eastAsia="Calibri, Calibri" w:cs="Calibri, Calibri"/>
          <w:b/>
          <w:bCs/>
          <w:color w:val="000000"/>
          <w:sz w:val="28"/>
          <w:szCs w:val="28"/>
          <w:lang w:val="en-US"/>
        </w:rPr>
        <w:t>Table of Contents</w:t>
      </w:r>
    </w:p>
    <w:p w14:paraId="5848E24B" w14:textId="77777777" w:rsidR="00593FCF" w:rsidRPr="00362708" w:rsidRDefault="00593FCF">
      <w:pPr>
        <w:pStyle w:val="Standard"/>
        <w:autoSpaceDE w:val="0"/>
        <w:jc w:val="center"/>
        <w:rPr>
          <w:lang w:val="en-US"/>
        </w:rPr>
      </w:pPr>
    </w:p>
    <w:p w14:paraId="7F1E452A" w14:textId="77777777" w:rsidR="00593FCF" w:rsidRPr="00362708" w:rsidRDefault="00035E18">
      <w:pPr>
        <w:pStyle w:val="Standard"/>
        <w:autoSpaceDE w:val="0"/>
        <w:rPr>
          <w:lang w:val="en-US"/>
        </w:rPr>
      </w:pPr>
      <w:r w:rsidRPr="00362708">
        <w:rPr>
          <w:rFonts w:eastAsia="Calibri, Calibri" w:cs="Calibri, Calibri"/>
          <w:color w:val="000000"/>
          <w:lang w:val="en-US"/>
        </w:rPr>
        <w:t>1. Introduction</w:t>
      </w:r>
    </w:p>
    <w:p w14:paraId="47504801" w14:textId="77777777" w:rsidR="00593FCF" w:rsidRPr="00362708" w:rsidRDefault="00593FCF">
      <w:pPr>
        <w:pStyle w:val="Standard"/>
        <w:autoSpaceDE w:val="0"/>
        <w:rPr>
          <w:lang w:val="en-US"/>
        </w:rPr>
      </w:pPr>
    </w:p>
    <w:p w14:paraId="5929171D" w14:textId="15CA2137" w:rsidR="00593FCF" w:rsidRPr="00362708" w:rsidRDefault="00035E18">
      <w:pPr>
        <w:pStyle w:val="Standard"/>
        <w:autoSpaceDE w:val="0"/>
        <w:rPr>
          <w:lang w:val="en-US"/>
        </w:rPr>
      </w:pPr>
      <w:r w:rsidRPr="00362708">
        <w:rPr>
          <w:rFonts w:eastAsia="Calibri, Calibri" w:cs="Calibri, Calibri"/>
          <w:color w:val="000000"/>
          <w:lang w:val="en-US"/>
        </w:rPr>
        <w:t>2. NDVI Metrics</w:t>
      </w:r>
      <w:r w:rsidR="006A729D">
        <w:rPr>
          <w:rFonts w:eastAsia="Calibri, Calibri" w:cs="Calibri, Calibri"/>
          <w:color w:val="000000"/>
          <w:lang w:val="en-US"/>
        </w:rPr>
        <w:t xml:space="preserve"> Product</w:t>
      </w:r>
    </w:p>
    <w:p w14:paraId="1868867C" w14:textId="77777777" w:rsidR="00593FCF" w:rsidRPr="00362708" w:rsidRDefault="00593FCF">
      <w:pPr>
        <w:pStyle w:val="Standard"/>
        <w:autoSpaceDE w:val="0"/>
        <w:rPr>
          <w:lang w:val="en-US"/>
        </w:rPr>
      </w:pPr>
    </w:p>
    <w:p w14:paraId="7CFBF971" w14:textId="018F1944" w:rsidR="00593FCF" w:rsidRPr="00362708" w:rsidRDefault="00035E18">
      <w:pPr>
        <w:pStyle w:val="Standard"/>
        <w:autoSpaceDE w:val="0"/>
        <w:rPr>
          <w:lang w:val="en-US"/>
        </w:rPr>
      </w:pPr>
      <w:r w:rsidRPr="00362708">
        <w:rPr>
          <w:rFonts w:eastAsia="Calibri, Calibri" w:cs="Calibri, Calibri"/>
          <w:color w:val="000000"/>
          <w:lang w:val="en-US"/>
        </w:rPr>
        <w:t>2.1</w:t>
      </w:r>
      <w:r w:rsidR="00A764FA">
        <w:rPr>
          <w:rFonts w:eastAsia="Calibri, Calibri" w:cs="Calibri, Calibri"/>
          <w:color w:val="000000"/>
          <w:lang w:val="en-US"/>
        </w:rPr>
        <w:t>.</w:t>
      </w:r>
      <w:r w:rsidR="00321FB7">
        <w:rPr>
          <w:rFonts w:eastAsia="Calibri, Calibri" w:cs="Calibri, Calibri"/>
          <w:color w:val="000000"/>
          <w:lang w:val="en-US"/>
        </w:rPr>
        <w:t xml:space="preserve"> </w:t>
      </w:r>
      <w:ins w:id="3" w:author="jiang" w:date="2014-02-14T12:25:00Z">
        <w:r w:rsidR="000B2D93">
          <w:rPr>
            <w:rFonts w:eastAsia="Calibri, Calibri" w:cs="Calibri, Calibri"/>
            <w:color w:val="000000"/>
            <w:lang w:val="en-US"/>
          </w:rPr>
          <w:t xml:space="preserve">Source and Format of </w:t>
        </w:r>
      </w:ins>
      <w:del w:id="4" w:author="jiang" w:date="2014-02-14T12:24:00Z">
        <w:r w:rsidR="00321FB7" w:rsidDel="000B2D93">
          <w:rPr>
            <w:rFonts w:eastAsia="Calibri, Calibri" w:cs="Calibri, Calibri"/>
            <w:color w:val="000000"/>
            <w:lang w:val="en-US"/>
          </w:rPr>
          <w:delText>D</w:delText>
        </w:r>
        <w:r w:rsidR="00F75C7A" w:rsidDel="000B2D93">
          <w:rPr>
            <w:rFonts w:eastAsia="Calibri, Calibri" w:cs="Calibri, Calibri"/>
            <w:color w:val="000000"/>
            <w:lang w:val="en-US"/>
          </w:rPr>
          <w:delText>ata format</w:delText>
        </w:r>
        <w:r w:rsidR="00321FB7" w:rsidDel="000B2D93">
          <w:rPr>
            <w:rFonts w:eastAsia="Calibri, Calibri" w:cs="Calibri, Calibri"/>
            <w:color w:val="000000"/>
            <w:lang w:val="en-US"/>
          </w:rPr>
          <w:delText xml:space="preserve"> </w:delText>
        </w:r>
      </w:del>
      <w:ins w:id="5" w:author="jiang" w:date="2014-02-14T12:24:00Z">
        <w:r w:rsidR="000B2D93">
          <w:rPr>
            <w:rFonts w:eastAsia="Calibri, Calibri" w:cs="Calibri, Calibri"/>
            <w:color w:val="000000"/>
            <w:lang w:val="en-US"/>
          </w:rPr>
          <w:t xml:space="preserve">Input </w:t>
        </w:r>
      </w:ins>
      <w:del w:id="6" w:author="jiang" w:date="2014-02-14T12:24:00Z">
        <w:r w:rsidR="00321FB7" w:rsidDel="000B2D93">
          <w:rPr>
            <w:rFonts w:eastAsia="Calibri, Calibri" w:cs="Calibri, Calibri"/>
            <w:color w:val="000000"/>
            <w:lang w:val="en-US"/>
          </w:rPr>
          <w:delText xml:space="preserve">of input </w:delText>
        </w:r>
      </w:del>
      <w:ins w:id="7" w:author="jiang" w:date="2014-02-14T12:25:00Z">
        <w:r w:rsidR="000B2D93">
          <w:rPr>
            <w:rFonts w:eastAsia="Calibri, Calibri" w:cs="Calibri, Calibri"/>
            <w:color w:val="000000"/>
            <w:lang w:val="en-US"/>
          </w:rPr>
          <w:t>D</w:t>
        </w:r>
      </w:ins>
      <w:del w:id="8" w:author="jiang" w:date="2014-02-14T12:25:00Z">
        <w:r w:rsidR="00321FB7" w:rsidDel="000B2D93">
          <w:rPr>
            <w:rFonts w:eastAsia="Calibri, Calibri" w:cs="Calibri, Calibri"/>
            <w:color w:val="000000"/>
            <w:lang w:val="en-US"/>
          </w:rPr>
          <w:delText>d</w:delText>
        </w:r>
      </w:del>
      <w:r w:rsidR="00321FB7">
        <w:rPr>
          <w:rFonts w:eastAsia="Calibri, Calibri" w:cs="Calibri, Calibri"/>
          <w:color w:val="000000"/>
          <w:lang w:val="en-US"/>
        </w:rPr>
        <w:t>ata</w:t>
      </w:r>
    </w:p>
    <w:p w14:paraId="699D5F4E" w14:textId="77777777" w:rsidR="00593FCF" w:rsidRPr="00362708" w:rsidRDefault="00593FCF">
      <w:pPr>
        <w:pStyle w:val="Standard"/>
        <w:autoSpaceDE w:val="0"/>
        <w:rPr>
          <w:lang w:val="en-US"/>
        </w:rPr>
      </w:pPr>
    </w:p>
    <w:p w14:paraId="555E2BE5" w14:textId="2A8FBAE4" w:rsidR="00593FCF" w:rsidRPr="00362708" w:rsidRDefault="00035E18">
      <w:pPr>
        <w:pStyle w:val="Standard"/>
        <w:autoSpaceDE w:val="0"/>
        <w:rPr>
          <w:lang w:val="en-US"/>
        </w:rPr>
      </w:pPr>
      <w:r w:rsidRPr="00362708">
        <w:rPr>
          <w:rFonts w:eastAsia="Calibri, Calibri" w:cs="Calibri, Calibri"/>
          <w:color w:val="000000"/>
          <w:lang w:val="en-US"/>
        </w:rPr>
        <w:t>2.2</w:t>
      </w:r>
      <w:r w:rsidR="00A764FA">
        <w:rPr>
          <w:rFonts w:eastAsia="Calibri, Calibri" w:cs="Calibri, Calibri"/>
          <w:color w:val="000000"/>
          <w:lang w:val="en-US"/>
        </w:rPr>
        <w:t>.</w:t>
      </w:r>
      <w:r w:rsidRPr="00362708">
        <w:rPr>
          <w:rFonts w:eastAsia="Calibri, Calibri" w:cs="Calibri, Calibri"/>
          <w:color w:val="000000"/>
          <w:lang w:val="en-US"/>
        </w:rPr>
        <w:t xml:space="preserve"> </w:t>
      </w:r>
      <w:r w:rsidR="006A729D">
        <w:rPr>
          <w:rFonts w:eastAsia="Calibri, Calibri" w:cs="Calibri, Calibri"/>
          <w:color w:val="000000"/>
          <w:lang w:val="en-US"/>
        </w:rPr>
        <w:t>Install</w:t>
      </w:r>
      <w:ins w:id="9" w:author="jiang" w:date="2014-02-14T12:24:00Z">
        <w:r w:rsidR="00BC0B4E">
          <w:rPr>
            <w:rFonts w:eastAsia="Calibri, Calibri" w:cs="Calibri, Calibri"/>
            <w:color w:val="000000"/>
            <w:lang w:val="en-US"/>
          </w:rPr>
          <w:t>ation</w:t>
        </w:r>
      </w:ins>
      <w:r w:rsidR="006A729D">
        <w:rPr>
          <w:rFonts w:eastAsia="Calibri, Calibri" w:cs="Calibri, Calibri"/>
          <w:color w:val="000000"/>
          <w:lang w:val="en-US"/>
        </w:rPr>
        <w:t xml:space="preserve">, configuration, and </w:t>
      </w:r>
      <w:ins w:id="10" w:author="jiang" w:date="2014-02-14T12:24:00Z">
        <w:r w:rsidR="00BC0B4E">
          <w:rPr>
            <w:rFonts w:eastAsia="Calibri, Calibri" w:cs="Calibri, Calibri"/>
            <w:color w:val="000000"/>
            <w:lang w:val="en-US"/>
          </w:rPr>
          <w:t>use</w:t>
        </w:r>
      </w:ins>
      <w:del w:id="11" w:author="jiang" w:date="2014-02-14T12:24:00Z">
        <w:r w:rsidR="006A729D" w:rsidDel="00BC0B4E">
          <w:rPr>
            <w:rFonts w:eastAsia="Calibri, Calibri" w:cs="Calibri, Calibri"/>
            <w:color w:val="000000"/>
            <w:lang w:val="en-US"/>
          </w:rPr>
          <w:delText>use</w:delText>
        </w:r>
      </w:del>
      <w:r w:rsidR="006A729D">
        <w:rPr>
          <w:rFonts w:eastAsia="Calibri, Calibri" w:cs="Calibri, Calibri"/>
          <w:color w:val="000000"/>
          <w:lang w:val="en-US"/>
        </w:rPr>
        <w:t xml:space="preserve"> of the AVHRR-derived </w:t>
      </w:r>
      <w:r w:rsidRPr="00362708">
        <w:rPr>
          <w:rFonts w:eastAsia="Calibri, Calibri" w:cs="Calibri, Calibri"/>
          <w:color w:val="000000"/>
          <w:lang w:val="en-US"/>
        </w:rPr>
        <w:t>NDVI metrics</w:t>
      </w:r>
      <w:r w:rsidR="006A729D">
        <w:rPr>
          <w:rFonts w:eastAsia="Calibri, Calibri" w:cs="Calibri, Calibri"/>
          <w:color w:val="000000"/>
          <w:lang w:val="en-US"/>
        </w:rPr>
        <w:t xml:space="preserve"> algorithm </w:t>
      </w:r>
    </w:p>
    <w:p w14:paraId="1EBFB561" w14:textId="75FBF55D" w:rsidR="00593FCF" w:rsidRPr="00362708" w:rsidRDefault="00593FCF">
      <w:pPr>
        <w:pStyle w:val="Standard"/>
        <w:autoSpaceDE w:val="0"/>
        <w:rPr>
          <w:lang w:val="en-US"/>
        </w:rPr>
      </w:pPr>
    </w:p>
    <w:p w14:paraId="3B2318BA" w14:textId="0707BCAB" w:rsidR="00593FCF" w:rsidRPr="00362708" w:rsidRDefault="00035E18">
      <w:pPr>
        <w:pStyle w:val="Standard"/>
        <w:autoSpaceDE w:val="0"/>
        <w:rPr>
          <w:lang w:val="en-US"/>
        </w:rPr>
      </w:pPr>
      <w:r w:rsidRPr="00362708">
        <w:rPr>
          <w:rFonts w:eastAsia="Calibri, Calibri" w:cs="Calibri, Calibri"/>
          <w:color w:val="000000"/>
          <w:lang w:val="en-US"/>
        </w:rPr>
        <w:t>2.</w:t>
      </w:r>
      <w:r w:rsidR="006A729D">
        <w:rPr>
          <w:rFonts w:eastAsia="Calibri, Calibri" w:cs="Calibri, Calibri"/>
          <w:color w:val="000000"/>
          <w:lang w:val="en-US"/>
        </w:rPr>
        <w:t>3</w:t>
      </w:r>
      <w:r w:rsidR="00A764FA">
        <w:rPr>
          <w:rFonts w:eastAsia="Calibri, Calibri" w:cs="Calibri, Calibri"/>
          <w:color w:val="000000"/>
          <w:lang w:val="en-US"/>
        </w:rPr>
        <w:t>.</w:t>
      </w:r>
      <w:r w:rsidRPr="00362708">
        <w:rPr>
          <w:rFonts w:eastAsia="Calibri, Calibri" w:cs="Calibri, Calibri"/>
          <w:color w:val="000000"/>
          <w:lang w:val="en-US"/>
        </w:rPr>
        <w:t xml:space="preserve"> </w:t>
      </w:r>
      <w:r w:rsidR="006A729D">
        <w:rPr>
          <w:rFonts w:eastAsia="Calibri, Calibri" w:cs="Calibri, Calibri"/>
          <w:color w:val="000000"/>
          <w:lang w:val="en-US"/>
        </w:rPr>
        <w:t xml:space="preserve">Description of AVHRR-derive </w:t>
      </w:r>
      <w:r w:rsidR="00F75C7A" w:rsidRPr="00F75C7A">
        <w:rPr>
          <w:rFonts w:eastAsia="Calibri, Calibri" w:cs="Calibri, Calibri"/>
          <w:color w:val="000000"/>
          <w:lang w:val="en-US"/>
        </w:rPr>
        <w:t>NDVI metrics algorithm</w:t>
      </w:r>
      <w:r w:rsidR="00F75C7A" w:rsidRPr="00F75C7A" w:rsidDel="00F75C7A">
        <w:rPr>
          <w:rFonts w:eastAsia="Calibri, Calibri" w:cs="Calibri, Calibri"/>
          <w:color w:val="000000"/>
          <w:lang w:val="en-US"/>
        </w:rPr>
        <w:t xml:space="preserve"> </w:t>
      </w:r>
    </w:p>
    <w:p w14:paraId="4C785B4E" w14:textId="77777777" w:rsidR="00593FCF" w:rsidRPr="00362708" w:rsidRDefault="00593FCF">
      <w:pPr>
        <w:pStyle w:val="Standard"/>
        <w:autoSpaceDE w:val="0"/>
        <w:rPr>
          <w:lang w:val="en-US"/>
        </w:rPr>
      </w:pPr>
    </w:p>
    <w:p w14:paraId="2D5F33F5" w14:textId="3A157696" w:rsidR="006E335D" w:rsidRPr="00025B43" w:rsidRDefault="006E335D">
      <w:pPr>
        <w:pStyle w:val="Standard"/>
        <w:autoSpaceDE w:val="0"/>
        <w:rPr>
          <w:rFonts w:eastAsia="Calibri, Calibri" w:cs="Calibri, Calibri"/>
          <w:color w:val="000000"/>
          <w:lang w:val="en-US"/>
        </w:rPr>
      </w:pPr>
      <w:r>
        <w:rPr>
          <w:rFonts w:eastAsia="Calibri, Calibri" w:cs="Calibri, Calibri"/>
          <w:color w:val="000000"/>
          <w:lang w:val="en-US"/>
        </w:rPr>
        <w:t>Appendix</w:t>
      </w:r>
      <w:r w:rsidR="00CB5CAD">
        <w:rPr>
          <w:rFonts w:eastAsia="Calibri, Calibri" w:cs="Calibri, Calibri"/>
          <w:color w:val="000000"/>
          <w:lang w:val="en-US"/>
        </w:rPr>
        <w:t xml:space="preserve"> </w:t>
      </w:r>
      <w:r w:rsidR="006A729D">
        <w:rPr>
          <w:rFonts w:eastAsia="Calibri, Calibri" w:cs="Calibri, Calibri"/>
          <w:color w:val="000000"/>
          <w:lang w:val="en-US"/>
        </w:rPr>
        <w:t>A</w:t>
      </w:r>
      <w:r w:rsidR="00A764FA">
        <w:rPr>
          <w:rFonts w:eastAsia="Calibri, Calibri" w:cs="Calibri, Calibri"/>
          <w:color w:val="000000"/>
          <w:lang w:val="en-US"/>
        </w:rPr>
        <w:t xml:space="preserve">. </w:t>
      </w:r>
      <w:r w:rsidR="00F75C7A">
        <w:rPr>
          <w:rFonts w:eastAsia="Calibri, Calibri" w:cs="Calibri, Calibri"/>
          <w:color w:val="000000"/>
          <w:lang w:val="en-US"/>
        </w:rPr>
        <w:t>List of program</w:t>
      </w:r>
      <w:r w:rsidR="00A764FA">
        <w:rPr>
          <w:rFonts w:eastAsia="Calibri, Calibri" w:cs="Calibri, Calibri"/>
          <w:color w:val="000000"/>
          <w:lang w:val="en-US"/>
        </w:rPr>
        <w:t>s</w:t>
      </w:r>
      <w:r w:rsidR="006A729D">
        <w:rPr>
          <w:rFonts w:eastAsia="Calibri, Calibri" w:cs="Calibri, Calibri"/>
          <w:color w:val="000000"/>
          <w:lang w:val="en-US"/>
        </w:rPr>
        <w:t xml:space="preserve"> </w:t>
      </w:r>
      <w:r w:rsidR="00A764FA">
        <w:rPr>
          <w:rFonts w:eastAsia="Calibri, Calibri" w:cs="Calibri, Calibri"/>
          <w:color w:val="000000"/>
          <w:lang w:val="en-US"/>
        </w:rPr>
        <w:t>in the</w:t>
      </w:r>
      <w:r>
        <w:rPr>
          <w:rFonts w:eastAsia="Calibri, Calibri" w:cs="Calibri, Calibri"/>
          <w:color w:val="000000"/>
          <w:lang w:val="en-US"/>
        </w:rPr>
        <w:t xml:space="preserve"> </w:t>
      </w:r>
      <w:r w:rsidR="006A729D">
        <w:rPr>
          <w:rFonts w:eastAsia="Calibri, Calibri" w:cs="Calibri, Calibri"/>
          <w:color w:val="000000"/>
          <w:lang w:val="en-US"/>
        </w:rPr>
        <w:t xml:space="preserve">AVHRR-derive </w:t>
      </w:r>
      <w:r>
        <w:rPr>
          <w:rFonts w:eastAsia="Calibri, Calibri" w:cs="Calibri, Calibri"/>
          <w:color w:val="000000"/>
          <w:lang w:val="en-US"/>
        </w:rPr>
        <w:t>NDVI metrics algorithm</w:t>
      </w:r>
    </w:p>
    <w:p w14:paraId="61B33258" w14:textId="77777777" w:rsidR="00593FCF" w:rsidRPr="00362708" w:rsidRDefault="00593FCF">
      <w:pPr>
        <w:pStyle w:val="Standard"/>
        <w:autoSpaceDE w:val="0"/>
        <w:rPr>
          <w:lang w:val="en-US"/>
        </w:rPr>
      </w:pPr>
    </w:p>
    <w:p w14:paraId="329F3B87" w14:textId="76E7BEDD" w:rsidR="00593FCF" w:rsidRPr="00362708" w:rsidRDefault="006833F3">
      <w:pPr>
        <w:pStyle w:val="Standard"/>
        <w:autoSpaceDE w:val="0"/>
        <w:rPr>
          <w:lang w:val="en-US"/>
        </w:rPr>
      </w:pPr>
      <w:ins w:id="12" w:author="jiang" w:date="2014-02-14T12:33:00Z">
        <w:r w:rsidRPr="006833F3">
          <w:rPr>
            <w:lang w:val="en-US"/>
          </w:rPr>
          <w:t>Literature Cited</w:t>
        </w:r>
      </w:ins>
    </w:p>
    <w:p w14:paraId="21BB708D" w14:textId="77777777" w:rsidR="00593FCF" w:rsidRPr="00362708" w:rsidRDefault="00593FCF">
      <w:pPr>
        <w:pStyle w:val="Standard"/>
        <w:autoSpaceDE w:val="0"/>
        <w:rPr>
          <w:lang w:val="en-US"/>
        </w:rPr>
      </w:pPr>
    </w:p>
    <w:p w14:paraId="2ED9A824" w14:textId="77777777" w:rsidR="00593FCF" w:rsidRPr="00362708" w:rsidRDefault="00593FCF">
      <w:pPr>
        <w:pStyle w:val="Standard"/>
        <w:pageBreakBefore/>
        <w:autoSpaceDE w:val="0"/>
        <w:rPr>
          <w:lang w:val="en-US"/>
        </w:rPr>
      </w:pPr>
    </w:p>
    <w:p w14:paraId="6F143B87" w14:textId="77777777" w:rsidR="00593FCF" w:rsidRPr="00362708" w:rsidRDefault="00035E18">
      <w:pPr>
        <w:pStyle w:val="Standard"/>
        <w:autoSpaceDE w:val="0"/>
        <w:rPr>
          <w:b/>
          <w:lang w:val="en-US"/>
        </w:rPr>
      </w:pPr>
      <w:r w:rsidRPr="00362708">
        <w:rPr>
          <w:rFonts w:eastAsia="Calibri, Calibri" w:cs="Calibri, Calibri"/>
          <w:b/>
          <w:color w:val="000000"/>
          <w:lang w:val="en-US"/>
        </w:rPr>
        <w:t>1. Introduction</w:t>
      </w:r>
    </w:p>
    <w:p w14:paraId="763C8AB3" w14:textId="77777777" w:rsidR="00593FCF" w:rsidRPr="00362708" w:rsidRDefault="00593FCF">
      <w:pPr>
        <w:pStyle w:val="Standard"/>
        <w:autoSpaceDE w:val="0"/>
        <w:rPr>
          <w:lang w:val="en-US"/>
        </w:rPr>
      </w:pPr>
    </w:p>
    <w:p w14:paraId="0BA1DB28" w14:textId="1507CAFA" w:rsidR="00593FCF" w:rsidRDefault="00035E18">
      <w:pPr>
        <w:pStyle w:val="Standard"/>
        <w:autoSpaceDE w:val="0"/>
        <w:ind w:left="-15" w:firstLine="15"/>
        <w:jc w:val="both"/>
        <w:rPr>
          <w:rFonts w:eastAsia="Calibri, Calibri" w:cs="Calibri, Calibri"/>
          <w:color w:val="000000"/>
          <w:lang w:val="en-US"/>
        </w:rPr>
      </w:pPr>
      <w:r w:rsidRPr="00362708">
        <w:rPr>
          <w:rFonts w:eastAsia="Calibri, Calibri" w:cs="Calibri, Calibri"/>
          <w:color w:val="000000"/>
          <w:lang w:val="en-US"/>
        </w:rPr>
        <w:t xml:space="preserve"> </w:t>
      </w:r>
      <w:r w:rsidR="00F1353D">
        <w:rPr>
          <w:rFonts w:eastAsia="Calibri, Calibri" w:cs="Calibri, Calibri"/>
          <w:color w:val="000000"/>
          <w:lang w:val="en-US"/>
        </w:rPr>
        <w:tab/>
      </w:r>
      <w:r w:rsidR="00F1353D" w:rsidRPr="00F1353D">
        <w:rPr>
          <w:rFonts w:eastAsia="Calibri, Calibri" w:cs="Calibri, Calibri"/>
          <w:color w:val="000000"/>
          <w:lang w:val="en-US"/>
        </w:rPr>
        <w:t>Advanced Ve</w:t>
      </w:r>
      <w:r w:rsidR="00F1353D">
        <w:rPr>
          <w:rFonts w:eastAsia="Calibri, Calibri" w:cs="Calibri, Calibri"/>
          <w:color w:val="000000"/>
          <w:lang w:val="en-US"/>
        </w:rPr>
        <w:t>ry High Resolution Radiometer (</w:t>
      </w:r>
      <w:r w:rsidR="00F1353D" w:rsidRPr="00F1353D">
        <w:rPr>
          <w:rFonts w:eastAsia="Calibri, Calibri" w:cs="Calibri, Calibri"/>
          <w:color w:val="000000"/>
          <w:lang w:val="en-US"/>
        </w:rPr>
        <w:t>AVHRR</w:t>
      </w:r>
      <w:r w:rsidR="00F1353D">
        <w:rPr>
          <w:rFonts w:eastAsia="Calibri, Calibri" w:cs="Calibri, Calibri"/>
          <w:color w:val="000000"/>
          <w:lang w:val="en-US"/>
        </w:rPr>
        <w:t>)</w:t>
      </w:r>
      <w:r w:rsidRPr="00362708">
        <w:rPr>
          <w:rFonts w:eastAsia="Calibri, Calibri" w:cs="Calibri, Calibri"/>
          <w:color w:val="000000"/>
          <w:lang w:val="en-US"/>
        </w:rPr>
        <w:t xml:space="preserve"> </w:t>
      </w:r>
      <w:r w:rsidR="00687317">
        <w:rPr>
          <w:rFonts w:eastAsia="Calibri, Calibri" w:cs="Calibri, Calibri"/>
          <w:color w:val="000000"/>
          <w:lang w:val="en-US"/>
        </w:rPr>
        <w:t>data are</w:t>
      </w:r>
      <w:r w:rsidR="00687317" w:rsidRPr="00362708">
        <w:rPr>
          <w:rFonts w:eastAsia="Calibri, Calibri" w:cs="Calibri, Calibri"/>
          <w:color w:val="000000"/>
          <w:lang w:val="en-US"/>
        </w:rPr>
        <w:t xml:space="preserve"> </w:t>
      </w:r>
      <w:r w:rsidR="00687317">
        <w:rPr>
          <w:rFonts w:eastAsia="Calibri, Calibri" w:cs="Calibri, Calibri"/>
          <w:color w:val="000000"/>
          <w:lang w:val="en-US"/>
        </w:rPr>
        <w:t xml:space="preserve">being </w:t>
      </w:r>
      <w:r w:rsidRPr="00362708">
        <w:rPr>
          <w:rFonts w:eastAsia="Calibri, Calibri" w:cs="Calibri, Calibri"/>
          <w:color w:val="000000"/>
          <w:lang w:val="en-US"/>
        </w:rPr>
        <w:t>used by the National Park Service (NPS), Alaska Region Inventory &amp; Monitoring (I&amp;M) Program and the University of Alaska-Geographic Information Network of Al</w:t>
      </w:r>
      <w:r w:rsidR="00362708" w:rsidRPr="00362708">
        <w:rPr>
          <w:rFonts w:eastAsia="Calibri, Calibri" w:cs="Calibri, Calibri"/>
          <w:color w:val="000000"/>
          <w:lang w:val="en-US"/>
        </w:rPr>
        <w:t>aska (GINA) to monitor and study</w:t>
      </w:r>
      <w:r w:rsidRPr="00362708">
        <w:rPr>
          <w:rFonts w:eastAsia="Calibri, Calibri" w:cs="Calibri, Calibri"/>
          <w:color w:val="000000"/>
          <w:lang w:val="en-US"/>
        </w:rPr>
        <w:t xml:space="preserve"> the </w:t>
      </w:r>
      <w:proofErr w:type="spellStart"/>
      <w:r w:rsidRPr="00362708">
        <w:rPr>
          <w:rFonts w:eastAsia="Calibri, Calibri" w:cs="Calibri, Calibri"/>
          <w:color w:val="000000"/>
          <w:lang w:val="en-US"/>
        </w:rPr>
        <w:t>interannual</w:t>
      </w:r>
      <w:proofErr w:type="spellEnd"/>
      <w:r w:rsidRPr="00362708">
        <w:rPr>
          <w:rFonts w:eastAsia="Calibri, Calibri" w:cs="Calibri, Calibri"/>
          <w:color w:val="000000"/>
          <w:lang w:val="en-US"/>
        </w:rPr>
        <w:t xml:space="preserve"> variability </w:t>
      </w:r>
      <w:r w:rsidR="0067794B">
        <w:rPr>
          <w:rFonts w:eastAsia="Calibri, Calibri" w:cs="Calibri, Calibri"/>
          <w:color w:val="000000"/>
          <w:lang w:val="en-US"/>
        </w:rPr>
        <w:t xml:space="preserve">of vegetation </w:t>
      </w:r>
      <w:r w:rsidRPr="00362708">
        <w:rPr>
          <w:rFonts w:eastAsia="Calibri, Calibri" w:cs="Calibri, Calibri"/>
          <w:color w:val="000000"/>
          <w:lang w:val="en-US"/>
        </w:rPr>
        <w:t xml:space="preserve">across Alaska. </w:t>
      </w:r>
      <w:r w:rsidR="0067794B">
        <w:rPr>
          <w:rFonts w:eastAsia="Calibri, Calibri" w:cs="Calibri, Calibri"/>
          <w:color w:val="000000"/>
          <w:lang w:val="en-US"/>
        </w:rPr>
        <w:t xml:space="preserve">GINA acquires standardized </w:t>
      </w:r>
      <w:r w:rsidR="00F1353D">
        <w:rPr>
          <w:rFonts w:eastAsia="Calibri, Calibri" w:cs="Calibri, Calibri"/>
          <w:color w:val="000000"/>
          <w:lang w:val="en-US"/>
        </w:rPr>
        <w:t>AVHRR</w:t>
      </w:r>
      <w:r w:rsidRPr="00362708">
        <w:rPr>
          <w:rFonts w:eastAsia="Calibri, Calibri" w:cs="Calibri, Calibri"/>
          <w:color w:val="000000"/>
          <w:lang w:val="en-US"/>
        </w:rPr>
        <w:t>-derived</w:t>
      </w:r>
      <w:r w:rsidR="00F1353D">
        <w:rPr>
          <w:rFonts w:eastAsia="Calibri, Calibri" w:cs="Calibri, Calibri"/>
          <w:color w:val="000000"/>
          <w:lang w:val="en-US"/>
        </w:rPr>
        <w:t xml:space="preserve"> </w:t>
      </w:r>
      <w:r w:rsidRPr="00362708">
        <w:rPr>
          <w:rFonts w:eastAsia="Calibri, Calibri" w:cs="Calibri, Calibri"/>
          <w:color w:val="000000"/>
          <w:lang w:val="en-US"/>
        </w:rPr>
        <w:t xml:space="preserve">Normalized Difference Vegetation Index (NDVI) </w:t>
      </w:r>
      <w:r w:rsidR="00F1353D">
        <w:rPr>
          <w:rFonts w:eastAsia="Calibri, Calibri" w:cs="Calibri, Calibri"/>
          <w:color w:val="000000"/>
          <w:lang w:val="en-US"/>
        </w:rPr>
        <w:t>data</w:t>
      </w:r>
      <w:r w:rsidR="0067794B">
        <w:rPr>
          <w:rFonts w:eastAsia="Calibri, Calibri" w:cs="Calibri, Calibri"/>
          <w:color w:val="000000"/>
          <w:lang w:val="en-US"/>
        </w:rPr>
        <w:t xml:space="preserve">, derives the NDVI metrics, and distributes the NDVI data and NDVI metrics data. </w:t>
      </w:r>
      <w:r w:rsidRPr="00362708">
        <w:rPr>
          <w:rFonts w:eastAsia="Calibri, Calibri" w:cs="Calibri, Calibri"/>
          <w:color w:val="000000"/>
          <w:lang w:val="en-US"/>
        </w:rPr>
        <w:t xml:space="preserve">This user manual </w:t>
      </w:r>
      <w:r w:rsidR="00362708" w:rsidRPr="00362708">
        <w:rPr>
          <w:rFonts w:eastAsia="Calibri, Calibri" w:cs="Calibri, Calibri"/>
          <w:color w:val="000000"/>
          <w:lang w:val="en-US"/>
        </w:rPr>
        <w:t>briefly introduce</w:t>
      </w:r>
      <w:r w:rsidR="0052270D">
        <w:rPr>
          <w:rFonts w:eastAsia="Calibri, Calibri" w:cs="Calibri, Calibri"/>
          <w:color w:val="000000"/>
          <w:lang w:val="en-US"/>
        </w:rPr>
        <w:t>s</w:t>
      </w:r>
      <w:r w:rsidR="00362708" w:rsidRPr="00362708">
        <w:rPr>
          <w:rFonts w:eastAsia="Calibri, Calibri" w:cs="Calibri, Calibri"/>
          <w:color w:val="000000"/>
          <w:lang w:val="en-US"/>
        </w:rPr>
        <w:t xml:space="preserve"> </w:t>
      </w:r>
      <w:r w:rsidRPr="00362708">
        <w:rPr>
          <w:rFonts w:eastAsia="Calibri, Calibri" w:cs="Calibri, Calibri"/>
          <w:color w:val="000000"/>
          <w:lang w:val="en-US"/>
        </w:rPr>
        <w:t>how to ac</w:t>
      </w:r>
      <w:r w:rsidR="00362708" w:rsidRPr="00362708">
        <w:rPr>
          <w:rFonts w:eastAsia="Calibri, Calibri" w:cs="Calibri, Calibri"/>
          <w:color w:val="000000"/>
          <w:lang w:val="en-US"/>
        </w:rPr>
        <w:t>q</w:t>
      </w:r>
      <w:r w:rsidRPr="00362708">
        <w:rPr>
          <w:rFonts w:eastAsia="Calibri, Calibri" w:cs="Calibri, Calibri"/>
          <w:color w:val="000000"/>
          <w:lang w:val="en-US"/>
        </w:rPr>
        <w:t>uire</w:t>
      </w:r>
      <w:r w:rsidR="00362708" w:rsidRPr="00362708">
        <w:rPr>
          <w:rFonts w:eastAsia="Calibri, Calibri" w:cs="Calibri, Calibri"/>
          <w:color w:val="000000"/>
          <w:lang w:val="en-US"/>
        </w:rPr>
        <w:t xml:space="preserve"> </w:t>
      </w:r>
      <w:r w:rsidRPr="00362708">
        <w:rPr>
          <w:rFonts w:eastAsia="Calibri, Calibri" w:cs="Calibri, Calibri"/>
          <w:color w:val="000000"/>
          <w:lang w:val="en-US"/>
        </w:rPr>
        <w:t xml:space="preserve">the standardized </w:t>
      </w:r>
      <w:r w:rsidR="00F1353D">
        <w:rPr>
          <w:rFonts w:eastAsia="Calibri, Calibri" w:cs="Calibri, Calibri"/>
          <w:color w:val="000000"/>
          <w:lang w:val="en-US"/>
        </w:rPr>
        <w:t>AVHRR</w:t>
      </w:r>
      <w:r w:rsidRPr="00362708">
        <w:rPr>
          <w:rFonts w:eastAsia="Calibri, Calibri" w:cs="Calibri, Calibri"/>
          <w:color w:val="000000"/>
          <w:lang w:val="en-US"/>
        </w:rPr>
        <w:t xml:space="preserve"> products from existing archive</w:t>
      </w:r>
      <w:r w:rsidR="00362708" w:rsidRPr="00362708">
        <w:rPr>
          <w:rFonts w:eastAsia="Calibri, Calibri" w:cs="Calibri, Calibri"/>
          <w:color w:val="000000"/>
          <w:lang w:val="en-US"/>
        </w:rPr>
        <w:t xml:space="preserve">s at the USGS-EROS Data Center </w:t>
      </w:r>
      <w:r w:rsidRPr="00362708">
        <w:rPr>
          <w:rFonts w:eastAsia="Calibri, Calibri" w:cs="Calibri, Calibri"/>
          <w:color w:val="000000"/>
          <w:lang w:val="en-US"/>
        </w:rPr>
        <w:t>as well as how t</w:t>
      </w:r>
      <w:r w:rsidR="00362708" w:rsidRPr="00362708">
        <w:rPr>
          <w:rFonts w:eastAsia="Calibri, Calibri" w:cs="Calibri, Calibri"/>
          <w:color w:val="000000"/>
          <w:lang w:val="en-US"/>
        </w:rPr>
        <w:t>o deliver the processed results.</w:t>
      </w:r>
      <w:r w:rsidR="00362708">
        <w:rPr>
          <w:rFonts w:eastAsia="Calibri, Calibri" w:cs="Calibri, Calibri"/>
          <w:color w:val="000000"/>
          <w:lang w:val="en-US"/>
        </w:rPr>
        <w:t xml:space="preserve"> It </w:t>
      </w:r>
      <w:r w:rsidR="0067794B">
        <w:rPr>
          <w:rFonts w:eastAsia="Calibri, Calibri" w:cs="Calibri, Calibri"/>
          <w:color w:val="000000"/>
          <w:lang w:val="en-US"/>
        </w:rPr>
        <w:t>focuses on</w:t>
      </w:r>
      <w:r w:rsidR="00362708" w:rsidRPr="00362708">
        <w:rPr>
          <w:rFonts w:eastAsia="Calibri, Calibri" w:cs="Calibri, Calibri"/>
          <w:color w:val="000000"/>
          <w:lang w:val="en-US"/>
        </w:rPr>
        <w:t xml:space="preserve"> </w:t>
      </w:r>
      <w:r w:rsidR="0067794B">
        <w:rPr>
          <w:rFonts w:eastAsia="Calibri, Calibri" w:cs="Calibri, Calibri"/>
          <w:color w:val="000000"/>
          <w:lang w:val="en-US"/>
        </w:rPr>
        <w:t>description of NDVI metrics</w:t>
      </w:r>
      <w:r w:rsidR="00362708" w:rsidRPr="00362708">
        <w:rPr>
          <w:rFonts w:eastAsia="Calibri, Calibri" w:cs="Calibri, Calibri"/>
          <w:color w:val="000000"/>
          <w:lang w:val="en-US"/>
        </w:rPr>
        <w:t xml:space="preserve"> algorithm and its usage.  </w:t>
      </w:r>
    </w:p>
    <w:p w14:paraId="0696FDEF" w14:textId="0FC329D3" w:rsidR="00B3503A" w:rsidRPr="00362708" w:rsidRDefault="00B3503A" w:rsidP="00A55390">
      <w:pPr>
        <w:pStyle w:val="Standard"/>
        <w:autoSpaceDE w:val="0"/>
        <w:jc w:val="both"/>
        <w:rPr>
          <w:lang w:val="en-US"/>
        </w:rPr>
      </w:pPr>
    </w:p>
    <w:p w14:paraId="6E178114" w14:textId="7FD64C4D" w:rsidR="00593FCF" w:rsidRPr="00362708" w:rsidRDefault="00593FCF">
      <w:pPr>
        <w:pStyle w:val="Standard"/>
        <w:autoSpaceDE w:val="0"/>
        <w:jc w:val="both"/>
        <w:rPr>
          <w:lang w:val="en-US"/>
        </w:rPr>
      </w:pPr>
    </w:p>
    <w:p w14:paraId="16BFCCA9" w14:textId="77777777" w:rsidR="00593FCF" w:rsidRPr="00362708" w:rsidRDefault="00593FCF">
      <w:pPr>
        <w:pStyle w:val="Standard"/>
        <w:autoSpaceDE w:val="0"/>
        <w:jc w:val="both"/>
        <w:rPr>
          <w:lang w:val="en-US"/>
        </w:rPr>
      </w:pPr>
    </w:p>
    <w:p w14:paraId="571B348D" w14:textId="5FDF01DD" w:rsidR="00593FCF" w:rsidRPr="00362708" w:rsidRDefault="00035E18">
      <w:pPr>
        <w:pStyle w:val="Standard"/>
        <w:autoSpaceDE w:val="0"/>
        <w:jc w:val="both"/>
        <w:rPr>
          <w:b/>
          <w:lang w:val="en-US"/>
        </w:rPr>
      </w:pPr>
      <w:r w:rsidRPr="00362708">
        <w:rPr>
          <w:rFonts w:eastAsia="Calibri, Calibri" w:cs="Calibri, Calibri"/>
          <w:b/>
          <w:color w:val="000000"/>
          <w:lang w:val="en-US"/>
        </w:rPr>
        <w:t xml:space="preserve">2. </w:t>
      </w:r>
      <w:r w:rsidR="0067794B">
        <w:rPr>
          <w:rFonts w:eastAsia="Calibri, Calibri" w:cs="Calibri, Calibri"/>
          <w:b/>
          <w:color w:val="000000"/>
          <w:lang w:val="en-US"/>
        </w:rPr>
        <w:t xml:space="preserve">AVHRR-derived </w:t>
      </w:r>
      <w:r w:rsidRPr="00362708">
        <w:rPr>
          <w:rFonts w:eastAsia="Calibri, Calibri" w:cs="Calibri, Calibri"/>
          <w:b/>
          <w:color w:val="000000"/>
          <w:lang w:val="en-US"/>
        </w:rPr>
        <w:t>NDVI product and Metrics</w:t>
      </w:r>
    </w:p>
    <w:p w14:paraId="49BBF82A" w14:textId="77777777" w:rsidR="00593FCF" w:rsidRPr="00362708" w:rsidRDefault="00593FCF">
      <w:pPr>
        <w:pStyle w:val="Standard"/>
        <w:autoSpaceDE w:val="0"/>
        <w:jc w:val="both"/>
        <w:rPr>
          <w:lang w:val="en-US"/>
        </w:rPr>
      </w:pPr>
    </w:p>
    <w:p w14:paraId="4B2C2F29" w14:textId="77777777" w:rsidR="00593FCF" w:rsidRPr="00362708" w:rsidRDefault="00035E18">
      <w:pPr>
        <w:pStyle w:val="Standard"/>
        <w:autoSpaceDE w:val="0"/>
        <w:jc w:val="both"/>
        <w:rPr>
          <w:lang w:val="en-US"/>
        </w:rPr>
      </w:pPr>
      <w:r w:rsidRPr="00362708">
        <w:rPr>
          <w:rFonts w:eastAsia="Calibri, Calibri" w:cs="Calibri, Calibri"/>
          <w:color w:val="000000"/>
          <w:lang w:val="en-US"/>
        </w:rPr>
        <w:tab/>
      </w:r>
    </w:p>
    <w:p w14:paraId="1A28BC22" w14:textId="5EED5F88" w:rsidR="006D0489" w:rsidRDefault="003A1EEE" w:rsidP="00A55390">
      <w:pPr>
        <w:pStyle w:val="Standard"/>
        <w:autoSpaceDE w:val="0"/>
        <w:ind w:firstLine="706"/>
        <w:jc w:val="both"/>
        <w:rPr>
          <w:rFonts w:eastAsia="Calibri, Calibri" w:cs="Calibri, Calibri"/>
          <w:color w:val="000000"/>
          <w:lang w:val="en-US"/>
        </w:rPr>
      </w:pPr>
      <w:r w:rsidRPr="003A1EEE">
        <w:rPr>
          <w:rFonts w:eastAsia="Calibri, Calibri" w:cs="Calibri, Calibri"/>
          <w:color w:val="000000"/>
          <w:lang w:val="en-US"/>
        </w:rPr>
        <w:t>The U.S. Geological Survey’s (USGS) Earth Resources Observation and Science (ER</w:t>
      </w:r>
      <w:r w:rsidR="001A2585">
        <w:rPr>
          <w:rFonts w:eastAsia="Calibri, Calibri" w:cs="Calibri, Calibri"/>
          <w:color w:val="000000"/>
          <w:lang w:val="en-US"/>
        </w:rPr>
        <w:t xml:space="preserve">OS) Center </w:t>
      </w:r>
      <w:r w:rsidR="0067794B">
        <w:rPr>
          <w:rFonts w:eastAsia="Calibri, Calibri" w:cs="Calibri, Calibri"/>
          <w:color w:val="000000"/>
          <w:lang w:val="en-US"/>
        </w:rPr>
        <w:t>acquires</w:t>
      </w:r>
      <w:r w:rsidR="00951D88">
        <w:rPr>
          <w:rFonts w:eastAsia="Calibri, Calibri" w:cs="Calibri, Calibri"/>
          <w:color w:val="000000"/>
          <w:lang w:val="en-US"/>
        </w:rPr>
        <w:t xml:space="preserve"> afternoon AVHRR 1-km resolution daily observations to produce </w:t>
      </w:r>
      <w:r w:rsidR="00340073">
        <w:rPr>
          <w:rFonts w:eastAsia="Calibri, Calibri" w:cs="Calibri, Calibri"/>
          <w:color w:val="000000"/>
          <w:lang w:val="en-US"/>
        </w:rPr>
        <w:t xml:space="preserve">7-day composite </w:t>
      </w:r>
      <w:r w:rsidR="00340073" w:rsidRPr="002A4796">
        <w:rPr>
          <w:rFonts w:eastAsia="Calibri, Calibri" w:cs="Calibri, Calibri"/>
          <w:color w:val="000000"/>
          <w:lang w:val="en-US"/>
        </w:rPr>
        <w:t>Normalized Difference Vegetation Index</w:t>
      </w:r>
      <w:r w:rsidR="00340073">
        <w:rPr>
          <w:rFonts w:eastAsia="Calibri, Calibri" w:cs="Calibri, Calibri"/>
          <w:color w:val="000000"/>
          <w:lang w:val="en-US"/>
        </w:rPr>
        <w:t xml:space="preserve"> (</w:t>
      </w:r>
      <w:r w:rsidR="00F1353D">
        <w:rPr>
          <w:rFonts w:eastAsia="Calibri, Calibri" w:cs="Calibri, Calibri"/>
          <w:color w:val="000000"/>
          <w:lang w:val="en-US"/>
        </w:rPr>
        <w:t>NDVI</w:t>
      </w:r>
      <w:r w:rsidR="00340073">
        <w:rPr>
          <w:rFonts w:eastAsia="Calibri, Calibri" w:cs="Calibri, Calibri"/>
          <w:color w:val="000000"/>
          <w:lang w:val="en-US"/>
        </w:rPr>
        <w:t>)</w:t>
      </w:r>
      <w:r w:rsidR="00F1353D">
        <w:rPr>
          <w:rFonts w:eastAsia="Calibri, Calibri" w:cs="Calibri, Calibri"/>
          <w:color w:val="000000"/>
          <w:lang w:val="en-US"/>
        </w:rPr>
        <w:t xml:space="preserve"> dataset for Alaska region</w:t>
      </w:r>
      <w:r w:rsidR="00951D88">
        <w:rPr>
          <w:rFonts w:eastAsia="Calibri, Calibri" w:cs="Calibri, Calibri"/>
          <w:color w:val="000000"/>
          <w:lang w:val="en-US"/>
        </w:rPr>
        <w:t>.</w:t>
      </w:r>
      <w:r w:rsidR="004B6828">
        <w:rPr>
          <w:rFonts w:eastAsia="Calibri, Calibri" w:cs="Calibri, Calibri"/>
          <w:color w:val="000000"/>
          <w:lang w:val="en-US"/>
        </w:rPr>
        <w:t xml:space="preserve"> The dataset generally includes twenty-eight weekly composites for the period April through October each year since 1995.</w:t>
      </w:r>
      <w:r w:rsidR="00F1353D">
        <w:rPr>
          <w:rFonts w:eastAsia="Calibri, Calibri" w:cs="Calibri, Calibri"/>
          <w:color w:val="000000"/>
          <w:lang w:val="en-US"/>
        </w:rPr>
        <w:t xml:space="preserve"> </w:t>
      </w:r>
      <w:r w:rsidR="00340073">
        <w:rPr>
          <w:rFonts w:eastAsia="Calibri, Calibri" w:cs="Calibri, Calibri"/>
          <w:color w:val="000000"/>
          <w:lang w:val="en-US"/>
        </w:rPr>
        <w:t>The dataset is</w:t>
      </w:r>
      <w:r w:rsidR="00951D88">
        <w:rPr>
          <w:rFonts w:eastAsia="Calibri, Calibri" w:cs="Calibri, Calibri"/>
          <w:color w:val="000000"/>
          <w:lang w:val="en-US"/>
        </w:rPr>
        <w:t xml:space="preserve"> </w:t>
      </w:r>
      <w:r w:rsidR="007C6A72">
        <w:rPr>
          <w:rFonts w:eastAsia="Calibri, Calibri" w:cs="Calibri, Calibri"/>
          <w:color w:val="000000"/>
          <w:lang w:val="en-US"/>
        </w:rPr>
        <w:t>projected in WGS</w:t>
      </w:r>
      <w:r>
        <w:rPr>
          <w:rFonts w:eastAsia="Calibri, Calibri" w:cs="Calibri, Calibri"/>
          <w:color w:val="000000"/>
          <w:lang w:val="en-US"/>
        </w:rPr>
        <w:t>8</w:t>
      </w:r>
      <w:r w:rsidR="007C6A72">
        <w:rPr>
          <w:rFonts w:eastAsia="Calibri, Calibri" w:cs="Calibri, Calibri"/>
          <w:color w:val="000000"/>
          <w:lang w:val="en-US"/>
        </w:rPr>
        <w:t>4</w:t>
      </w:r>
      <w:r>
        <w:rPr>
          <w:rFonts w:eastAsia="Calibri, Calibri" w:cs="Calibri, Calibri"/>
          <w:color w:val="000000"/>
          <w:lang w:val="en-US"/>
        </w:rPr>
        <w:t>/Albers</w:t>
      </w:r>
      <w:r w:rsidR="007C6A72">
        <w:rPr>
          <w:rFonts w:eastAsia="Calibri, Calibri" w:cs="Calibri, Calibri"/>
          <w:color w:val="000000"/>
          <w:lang w:val="en-US"/>
        </w:rPr>
        <w:t xml:space="preserve"> Conical Equal Area </w:t>
      </w:r>
      <w:r w:rsidR="002A4796" w:rsidRPr="002A4796">
        <w:rPr>
          <w:rFonts w:eastAsia="Calibri, Calibri" w:cs="Calibri, Calibri"/>
          <w:color w:val="000000"/>
          <w:lang w:val="en-US"/>
        </w:rPr>
        <w:t>mapping grid in Geostationary Earth Orbit Tagge</w:t>
      </w:r>
      <w:r w:rsidR="001A2585">
        <w:rPr>
          <w:rFonts w:eastAsia="Calibri, Calibri" w:cs="Calibri, Calibri"/>
          <w:color w:val="000000"/>
          <w:lang w:val="en-US"/>
        </w:rPr>
        <w:t>d Image File Format (</w:t>
      </w:r>
      <w:proofErr w:type="spellStart"/>
      <w:r w:rsidR="001A2585">
        <w:rPr>
          <w:rFonts w:eastAsia="Calibri, Calibri" w:cs="Calibri, Calibri"/>
          <w:color w:val="000000"/>
          <w:lang w:val="en-US"/>
        </w:rPr>
        <w:t>GeoTIFF</w:t>
      </w:r>
      <w:proofErr w:type="spellEnd"/>
      <w:r w:rsidR="001A2585">
        <w:rPr>
          <w:rFonts w:eastAsia="Calibri, Calibri" w:cs="Calibri, Calibri"/>
          <w:color w:val="000000"/>
          <w:lang w:val="en-US"/>
        </w:rPr>
        <w:t xml:space="preserve">). </w:t>
      </w:r>
      <w:r w:rsidR="005C07D0">
        <w:rPr>
          <w:rFonts w:eastAsia="Calibri, Calibri" w:cs="Calibri, Calibri"/>
          <w:color w:val="000000"/>
          <w:lang w:val="en-US"/>
        </w:rPr>
        <w:t>The spatial resolution of data</w:t>
      </w:r>
      <w:r w:rsidR="007C6A72">
        <w:rPr>
          <w:rFonts w:eastAsia="Calibri, Calibri" w:cs="Calibri, Calibri"/>
          <w:color w:val="000000"/>
          <w:lang w:val="en-US"/>
        </w:rPr>
        <w:t xml:space="preserve">set </w:t>
      </w:r>
      <w:r w:rsidR="005C07D0">
        <w:rPr>
          <w:rFonts w:eastAsia="Calibri, Calibri" w:cs="Calibri, Calibri"/>
          <w:color w:val="000000"/>
          <w:lang w:val="en-US"/>
        </w:rPr>
        <w:t xml:space="preserve">is </w:t>
      </w:r>
      <w:r w:rsidR="007C6A72">
        <w:rPr>
          <w:rFonts w:eastAsia="Calibri, Calibri" w:cs="Calibri, Calibri"/>
          <w:color w:val="000000"/>
          <w:lang w:val="en-US"/>
        </w:rPr>
        <w:t>1km</w:t>
      </w:r>
      <w:r w:rsidR="005C07D0">
        <w:rPr>
          <w:rFonts w:eastAsia="Calibri, Calibri" w:cs="Calibri, Calibri"/>
          <w:color w:val="000000"/>
          <w:lang w:val="en-US"/>
        </w:rPr>
        <w:t xml:space="preserve"> x</w:t>
      </w:r>
      <w:r w:rsidR="007C6A72">
        <w:rPr>
          <w:rFonts w:eastAsia="Calibri, Calibri" w:cs="Calibri, Calibri"/>
          <w:color w:val="000000"/>
          <w:lang w:val="en-US"/>
        </w:rPr>
        <w:t xml:space="preserve"> 1km</w:t>
      </w:r>
      <w:r w:rsidR="005C07D0">
        <w:rPr>
          <w:rFonts w:eastAsia="Calibri, Calibri" w:cs="Calibri, Calibri"/>
          <w:color w:val="000000"/>
          <w:lang w:val="en-US"/>
        </w:rPr>
        <w:t xml:space="preserve"> square </w:t>
      </w:r>
      <w:r w:rsidR="007C6A72">
        <w:rPr>
          <w:rFonts w:eastAsia="Calibri, Calibri" w:cs="Calibri, Calibri"/>
          <w:color w:val="000000"/>
          <w:lang w:val="en-US"/>
        </w:rPr>
        <w:t>kilo</w:t>
      </w:r>
      <w:r w:rsidR="005C07D0">
        <w:rPr>
          <w:rFonts w:eastAsia="Calibri, Calibri" w:cs="Calibri, Calibri"/>
          <w:color w:val="000000"/>
          <w:lang w:val="en-US"/>
        </w:rPr>
        <w:t xml:space="preserve">meters. </w:t>
      </w:r>
      <w:r w:rsidR="00ED0097">
        <w:rPr>
          <w:rFonts w:eastAsia="Calibri, Calibri" w:cs="Calibri, Calibri"/>
          <w:color w:val="000000"/>
          <w:lang w:val="en-US"/>
        </w:rPr>
        <w:t xml:space="preserve">The </w:t>
      </w:r>
      <w:r w:rsidR="00944E9D">
        <w:rPr>
          <w:rFonts w:eastAsia="Calibri, Calibri" w:cs="Calibri, Calibri"/>
          <w:color w:val="000000"/>
          <w:lang w:val="en-US"/>
        </w:rPr>
        <w:t>data</w:t>
      </w:r>
      <w:r w:rsidR="00ED0097">
        <w:rPr>
          <w:rFonts w:eastAsia="Calibri, Calibri" w:cs="Calibri, Calibri"/>
          <w:color w:val="000000"/>
          <w:lang w:val="en-US"/>
        </w:rPr>
        <w:t>set</w:t>
      </w:r>
      <w:r w:rsidR="00944E9D">
        <w:rPr>
          <w:rFonts w:eastAsia="Calibri, Calibri" w:cs="Calibri, Calibri"/>
          <w:color w:val="000000"/>
          <w:lang w:val="en-US"/>
        </w:rPr>
        <w:t xml:space="preserve"> is </w:t>
      </w:r>
      <w:r w:rsidR="00ED0097">
        <w:rPr>
          <w:rFonts w:eastAsia="Calibri, Calibri" w:cs="Calibri, Calibri"/>
          <w:color w:val="000000"/>
          <w:lang w:val="en-US"/>
        </w:rPr>
        <w:t>obtained</w:t>
      </w:r>
      <w:r w:rsidR="00944E9D">
        <w:rPr>
          <w:rFonts w:eastAsia="Calibri, Calibri" w:cs="Calibri, Calibri"/>
          <w:color w:val="000000"/>
          <w:lang w:val="en-US"/>
        </w:rPr>
        <w:t xml:space="preserve"> </w:t>
      </w:r>
      <w:r w:rsidR="00ED0097">
        <w:rPr>
          <w:rFonts w:eastAsia="Calibri, Calibri" w:cs="Calibri, Calibri"/>
          <w:color w:val="000000"/>
          <w:lang w:val="en-US"/>
        </w:rPr>
        <w:t>by a series of data process</w:t>
      </w:r>
      <w:r w:rsidR="00541588">
        <w:rPr>
          <w:rFonts w:eastAsia="Calibri, Calibri" w:cs="Calibri, Calibri"/>
          <w:color w:val="000000"/>
          <w:lang w:val="en-US"/>
        </w:rPr>
        <w:t xml:space="preserve">es: </w:t>
      </w:r>
      <w:r w:rsidR="00ED0097">
        <w:rPr>
          <w:rFonts w:eastAsia="Calibri, Calibri" w:cs="Calibri, Calibri"/>
          <w:color w:val="000000"/>
          <w:lang w:val="en-US"/>
        </w:rPr>
        <w:t xml:space="preserve">Scene selection, satellite and solar viewing geometry, radiometric calibration, atmospheric correction, scaling the reflectance and temperature data, geometric registration, </w:t>
      </w:r>
      <w:r w:rsidR="006D0489">
        <w:rPr>
          <w:rFonts w:eastAsia="Calibri, Calibri" w:cs="Calibri, Calibri"/>
          <w:color w:val="000000"/>
          <w:lang w:val="en-US"/>
        </w:rPr>
        <w:t>calculating</w:t>
      </w:r>
      <w:r w:rsidR="00ED0097">
        <w:rPr>
          <w:rFonts w:eastAsia="Calibri, Calibri" w:cs="Calibri, Calibri"/>
          <w:color w:val="000000"/>
          <w:lang w:val="en-US"/>
        </w:rPr>
        <w:t xml:space="preserve"> </w:t>
      </w:r>
      <w:r w:rsidR="006D0489">
        <w:rPr>
          <w:rFonts w:eastAsia="Calibri, Calibri" w:cs="Calibri, Calibri"/>
          <w:color w:val="000000"/>
          <w:lang w:val="en-US"/>
        </w:rPr>
        <w:t>NDVI, compositing, and</w:t>
      </w:r>
      <w:r w:rsidR="00ED0097">
        <w:rPr>
          <w:rFonts w:eastAsia="Calibri, Calibri" w:cs="Calibri, Calibri"/>
          <w:color w:val="000000"/>
          <w:lang w:val="en-US"/>
        </w:rPr>
        <w:t xml:space="preserve"> cloud screen</w:t>
      </w:r>
      <w:r w:rsidR="006D0489">
        <w:rPr>
          <w:rFonts w:eastAsia="Calibri, Calibri" w:cs="Calibri, Calibri"/>
          <w:color w:val="000000"/>
          <w:lang w:val="en-US"/>
        </w:rPr>
        <w:t xml:space="preserve">ing. </w:t>
      </w:r>
      <w:r w:rsidR="00541588">
        <w:rPr>
          <w:rFonts w:eastAsia="Calibri, Calibri" w:cs="Calibri, Calibri"/>
          <w:color w:val="000000"/>
          <w:lang w:val="en-US"/>
        </w:rPr>
        <w:t>We do not choose to calculate the NDVI by ourselves</w:t>
      </w:r>
      <w:r w:rsidR="00007087">
        <w:rPr>
          <w:rFonts w:eastAsia="Calibri, Calibri" w:cs="Calibri, Calibri"/>
          <w:color w:val="000000"/>
          <w:lang w:val="en-US"/>
        </w:rPr>
        <w:t xml:space="preserve"> </w:t>
      </w:r>
      <w:r w:rsidR="00541588">
        <w:rPr>
          <w:rFonts w:eastAsia="Calibri, Calibri" w:cs="Calibri, Calibri"/>
          <w:color w:val="000000"/>
          <w:lang w:val="en-US"/>
        </w:rPr>
        <w:t xml:space="preserve">for two reasons: </w:t>
      </w:r>
      <w:r w:rsidR="0071790B">
        <w:rPr>
          <w:rFonts w:eastAsia="Calibri, Calibri" w:cs="Calibri, Calibri"/>
          <w:color w:val="000000"/>
          <w:lang w:val="en-US"/>
        </w:rPr>
        <w:t>The data process is complicated and the 7-day composite NDVI dataset of USGS-EROS is widely used to do vegetation monitoring and analysis among various communities.</w:t>
      </w:r>
    </w:p>
    <w:p w14:paraId="121A8B18" w14:textId="77777777" w:rsidR="00AE0554" w:rsidRDefault="00AE0554" w:rsidP="00A55390">
      <w:pPr>
        <w:pStyle w:val="Standard"/>
        <w:autoSpaceDE w:val="0"/>
        <w:ind w:firstLine="706"/>
        <w:jc w:val="both"/>
        <w:rPr>
          <w:rFonts w:eastAsia="Calibri, Calibri" w:cs="Calibri, Calibri"/>
          <w:color w:val="000000"/>
          <w:lang w:val="en-US"/>
        </w:rPr>
      </w:pPr>
    </w:p>
    <w:p w14:paraId="791A11CE" w14:textId="3DFB083C" w:rsidR="00593FCF" w:rsidRDefault="00AE0554">
      <w:pPr>
        <w:pStyle w:val="Standard"/>
        <w:autoSpaceDE w:val="0"/>
        <w:jc w:val="both"/>
        <w:rPr>
          <w:rFonts w:eastAsia="Calibri, Calibri" w:cs="Calibri, Calibri"/>
          <w:color w:val="000000"/>
          <w:lang w:val="en-US"/>
        </w:rPr>
      </w:pPr>
      <w:r>
        <w:rPr>
          <w:rFonts w:eastAsia="Calibri, Calibri" w:cs="Calibri, Calibri"/>
          <w:color w:val="000000"/>
          <w:lang w:val="en-US"/>
        </w:rPr>
        <w:tab/>
      </w:r>
      <w:r w:rsidR="006D0489">
        <w:rPr>
          <w:rFonts w:eastAsia="Calibri, Calibri" w:cs="Calibri, Calibri"/>
          <w:color w:val="000000"/>
          <w:lang w:val="en-US"/>
        </w:rPr>
        <w:t>The</w:t>
      </w:r>
      <w:r w:rsidR="00DB3E3D">
        <w:rPr>
          <w:rFonts w:eastAsia="Calibri, Calibri" w:cs="Calibri, Calibri"/>
          <w:color w:val="000000"/>
          <w:lang w:val="en-US"/>
        </w:rPr>
        <w:t xml:space="preserve"> data</w:t>
      </w:r>
      <w:r w:rsidR="006D0489">
        <w:rPr>
          <w:rFonts w:eastAsia="Calibri, Calibri" w:cs="Calibri, Calibri"/>
          <w:color w:val="000000"/>
          <w:lang w:val="en-US"/>
        </w:rPr>
        <w:t>set</w:t>
      </w:r>
      <w:r w:rsidR="00B22FAB">
        <w:rPr>
          <w:rFonts w:eastAsia="Calibri, Calibri" w:cs="Calibri, Calibri"/>
          <w:color w:val="000000"/>
          <w:lang w:val="en-US"/>
        </w:rPr>
        <w:t xml:space="preserve"> can be directly served in </w:t>
      </w:r>
      <w:r w:rsidR="00CF34C9">
        <w:rPr>
          <w:rFonts w:eastAsia="Calibri, Calibri" w:cs="Calibri, Calibri"/>
          <w:color w:val="000000"/>
          <w:lang w:val="en-US"/>
        </w:rPr>
        <w:t>a</w:t>
      </w:r>
      <w:r w:rsidR="00B22FAB">
        <w:rPr>
          <w:rFonts w:eastAsia="Calibri, Calibri" w:cs="Calibri, Calibri"/>
          <w:color w:val="000000"/>
          <w:lang w:val="en-US"/>
        </w:rPr>
        <w:t xml:space="preserve"> web coverage service (WCS)</w:t>
      </w:r>
      <w:r w:rsidR="00DB3E3D">
        <w:rPr>
          <w:rFonts w:eastAsia="Calibri, Calibri" w:cs="Calibri, Calibri"/>
          <w:color w:val="000000"/>
          <w:lang w:val="en-US"/>
        </w:rPr>
        <w:t xml:space="preserve"> </w:t>
      </w:r>
      <w:r w:rsidR="00597CAF">
        <w:rPr>
          <w:rFonts w:eastAsia="Calibri, Calibri" w:cs="Calibri, Calibri"/>
          <w:color w:val="000000"/>
          <w:lang w:val="en-US"/>
        </w:rPr>
        <w:t xml:space="preserve">to monitor the vegetation condition and </w:t>
      </w:r>
      <w:r w:rsidR="00DB3E3D">
        <w:rPr>
          <w:rFonts w:eastAsia="Calibri, Calibri" w:cs="Calibri, Calibri"/>
          <w:color w:val="000000"/>
          <w:lang w:val="en-US"/>
        </w:rPr>
        <w:t xml:space="preserve">can be used to </w:t>
      </w:r>
      <w:r w:rsidR="00597CAF">
        <w:rPr>
          <w:rFonts w:eastAsia="Calibri, Calibri" w:cs="Calibri, Calibri"/>
          <w:color w:val="000000"/>
          <w:lang w:val="en-US"/>
        </w:rPr>
        <w:t>calculate NDVI metrics</w:t>
      </w:r>
      <w:r w:rsidR="00DB3E3D">
        <w:rPr>
          <w:rFonts w:eastAsia="Calibri, Calibri" w:cs="Calibri, Calibri"/>
          <w:color w:val="000000"/>
          <w:lang w:val="en-US"/>
        </w:rPr>
        <w:t xml:space="preserve"> right way</w:t>
      </w:r>
      <w:r w:rsidR="00597CAF">
        <w:rPr>
          <w:rFonts w:eastAsia="Calibri, Calibri" w:cs="Calibri, Calibri"/>
          <w:color w:val="000000"/>
          <w:lang w:val="en-US"/>
        </w:rPr>
        <w:t xml:space="preserve">. </w:t>
      </w:r>
      <w:r w:rsidR="002A20F8">
        <w:rPr>
          <w:rFonts w:eastAsia="Calibri, Calibri" w:cs="Calibri, Calibri"/>
          <w:color w:val="000000"/>
          <w:lang w:val="en-US"/>
        </w:rPr>
        <w:t>Once transferred to GINA, t</w:t>
      </w:r>
      <w:r w:rsidR="0067069F">
        <w:rPr>
          <w:rFonts w:eastAsia="Calibri, Calibri" w:cs="Calibri, Calibri"/>
          <w:color w:val="000000"/>
          <w:lang w:val="en-US"/>
        </w:rPr>
        <w:t>he</w:t>
      </w:r>
      <w:r w:rsidR="0067069F" w:rsidRPr="00362708">
        <w:rPr>
          <w:rFonts w:eastAsia="Calibri, Calibri" w:cs="Calibri, Calibri"/>
          <w:color w:val="000000"/>
          <w:lang w:val="en-US"/>
        </w:rPr>
        <w:t xml:space="preserve"> </w:t>
      </w:r>
      <w:r w:rsidR="00FF3BB6">
        <w:rPr>
          <w:rFonts w:eastAsia="Calibri, Calibri" w:cs="Calibri, Calibri"/>
          <w:color w:val="000000"/>
          <w:lang w:val="en-US"/>
        </w:rPr>
        <w:t xml:space="preserve">data are </w:t>
      </w:r>
      <w:r w:rsidR="0067069F">
        <w:rPr>
          <w:rFonts w:eastAsia="Calibri, Calibri" w:cs="Calibri, Calibri"/>
          <w:color w:val="000000"/>
          <w:lang w:val="en-US"/>
        </w:rPr>
        <w:t>distributed through</w:t>
      </w:r>
      <w:r w:rsidR="00FF3BB6">
        <w:rPr>
          <w:rFonts w:eastAsia="Calibri, Calibri" w:cs="Calibri, Calibri"/>
          <w:color w:val="000000"/>
          <w:lang w:val="en-US"/>
        </w:rPr>
        <w:t xml:space="preserve"> </w:t>
      </w:r>
      <w:r w:rsidR="0067069F">
        <w:rPr>
          <w:rFonts w:eastAsia="Calibri, Calibri" w:cs="Calibri, Calibri"/>
          <w:color w:val="000000"/>
          <w:lang w:val="en-US"/>
        </w:rPr>
        <w:t xml:space="preserve">the GINA </w:t>
      </w:r>
      <w:r w:rsidR="004E0A48">
        <w:rPr>
          <w:rFonts w:eastAsia="Calibri, Calibri" w:cs="Calibri, Calibri"/>
          <w:color w:val="000000"/>
          <w:lang w:val="en-US"/>
        </w:rPr>
        <w:t>WCS (</w:t>
      </w:r>
      <w:r w:rsidR="00ED7290" w:rsidRPr="00ED7290">
        <w:rPr>
          <w:rFonts w:eastAsia="Calibri, Calibri" w:cs="Calibri, Calibri"/>
          <w:color w:val="000000"/>
          <w:lang w:val="en-US"/>
        </w:rPr>
        <w:t>http://ndvi.gina.alaska.edu/year/</w:t>
      </w:r>
      <w:r w:rsidR="006D0489">
        <w:rPr>
          <w:rFonts w:eastAsia="Calibri, Calibri" w:cs="Calibri, Calibri"/>
          <w:color w:val="000000"/>
          <w:lang w:val="en-US"/>
        </w:rPr>
        <w:t>avhrr</w:t>
      </w:r>
      <w:r w:rsidR="004E0A48">
        <w:rPr>
          <w:rFonts w:eastAsia="Calibri, Calibri" w:cs="Calibri, Calibri"/>
          <w:color w:val="000000"/>
          <w:lang w:val="en-US"/>
        </w:rPr>
        <w:t xml:space="preserve">). </w:t>
      </w:r>
      <w:r w:rsidR="00FF3BB6">
        <w:rPr>
          <w:rFonts w:eastAsia="Calibri, Calibri" w:cs="Calibri, Calibri"/>
          <w:color w:val="000000"/>
          <w:lang w:val="en-US"/>
        </w:rPr>
        <w:t>Yearly</w:t>
      </w:r>
      <w:r w:rsidR="00007087">
        <w:rPr>
          <w:rFonts w:eastAsia="Calibri, Calibri" w:cs="Calibri, Calibri"/>
          <w:color w:val="000000"/>
          <w:lang w:val="en-US"/>
        </w:rPr>
        <w:t xml:space="preserve"> </w:t>
      </w:r>
      <w:r w:rsidR="00ED7290">
        <w:rPr>
          <w:rFonts w:eastAsia="Calibri, Calibri" w:cs="Calibri, Calibri"/>
          <w:color w:val="000000"/>
          <w:lang w:val="en-US"/>
        </w:rPr>
        <w:t xml:space="preserve">7-day composite </w:t>
      </w:r>
      <w:r w:rsidR="00FF3BB6">
        <w:rPr>
          <w:rFonts w:eastAsia="Calibri, Calibri" w:cs="Calibri, Calibri"/>
          <w:color w:val="000000"/>
          <w:lang w:val="en-US"/>
        </w:rPr>
        <w:t>NDVI data are stacked, interpolated</w:t>
      </w:r>
      <w:r w:rsidR="0067069F">
        <w:rPr>
          <w:rFonts w:eastAsia="Calibri, Calibri" w:cs="Calibri, Calibri"/>
          <w:color w:val="000000"/>
          <w:lang w:val="en-US"/>
        </w:rPr>
        <w:t>, and</w:t>
      </w:r>
      <w:r w:rsidR="00FF3BB6">
        <w:rPr>
          <w:rFonts w:eastAsia="Calibri, Calibri" w:cs="Calibri, Calibri"/>
          <w:color w:val="000000"/>
          <w:lang w:val="en-US"/>
        </w:rPr>
        <w:t xml:space="preserve"> </w:t>
      </w:r>
      <w:r w:rsidR="003D3222">
        <w:rPr>
          <w:rFonts w:eastAsia="Calibri, Calibri" w:cs="Calibri, Calibri"/>
          <w:color w:val="000000"/>
          <w:lang w:val="en-US"/>
        </w:rPr>
        <w:t>smooth</w:t>
      </w:r>
      <w:r w:rsidR="00FF3BB6">
        <w:rPr>
          <w:rFonts w:eastAsia="Calibri, Calibri" w:cs="Calibri, Calibri"/>
          <w:color w:val="000000"/>
          <w:lang w:val="en-US"/>
        </w:rPr>
        <w:t>ed,</w:t>
      </w:r>
      <w:r w:rsidR="003D3222">
        <w:rPr>
          <w:rFonts w:eastAsia="Calibri, Calibri" w:cs="Calibri, Calibri"/>
          <w:color w:val="000000"/>
          <w:lang w:val="en-US"/>
        </w:rPr>
        <w:t xml:space="preserve"> </w:t>
      </w:r>
      <w:r w:rsidR="0067069F">
        <w:rPr>
          <w:rFonts w:eastAsia="Calibri, Calibri" w:cs="Calibri, Calibri"/>
          <w:color w:val="000000"/>
          <w:lang w:val="en-US"/>
        </w:rPr>
        <w:t xml:space="preserve">and </w:t>
      </w:r>
      <w:r w:rsidR="003D3222">
        <w:rPr>
          <w:rFonts w:eastAsia="Calibri, Calibri" w:cs="Calibri, Calibri"/>
          <w:color w:val="000000"/>
          <w:lang w:val="en-US"/>
        </w:rPr>
        <w:t>then</w:t>
      </w:r>
      <w:r w:rsidR="00035E18" w:rsidRPr="00362708">
        <w:rPr>
          <w:rFonts w:eastAsia="Calibri, Calibri" w:cs="Calibri, Calibri"/>
          <w:color w:val="000000"/>
          <w:lang w:val="en-US"/>
        </w:rPr>
        <w:t xml:space="preserve"> the </w:t>
      </w:r>
      <w:r w:rsidR="00FF3BB6">
        <w:rPr>
          <w:rFonts w:eastAsia="Calibri, Calibri" w:cs="Calibri, Calibri"/>
          <w:color w:val="000000"/>
          <w:lang w:val="en-US"/>
        </w:rPr>
        <w:t xml:space="preserve">yearly </w:t>
      </w:r>
      <w:r w:rsidR="00035E18" w:rsidRPr="00362708">
        <w:rPr>
          <w:rFonts w:eastAsia="Calibri, Calibri" w:cs="Calibri, Calibri"/>
          <w:color w:val="000000"/>
          <w:lang w:val="en-US"/>
        </w:rPr>
        <w:t>NDVI metrics</w:t>
      </w:r>
      <w:r w:rsidR="003D3222">
        <w:rPr>
          <w:rFonts w:eastAsia="Calibri, Calibri" w:cs="Calibri, Calibri"/>
          <w:color w:val="000000"/>
          <w:lang w:val="en-US"/>
        </w:rPr>
        <w:t xml:space="preserve"> are calculated</w:t>
      </w:r>
      <w:r w:rsidR="00035E18" w:rsidRPr="00362708">
        <w:rPr>
          <w:rFonts w:eastAsia="Calibri, Calibri" w:cs="Calibri, Calibri"/>
          <w:color w:val="000000"/>
          <w:lang w:val="en-US"/>
        </w:rPr>
        <w:t>. The y</w:t>
      </w:r>
      <w:r w:rsidR="00FF3BB6">
        <w:rPr>
          <w:rFonts w:eastAsia="Calibri, Calibri" w:cs="Calibri, Calibri"/>
          <w:color w:val="000000"/>
          <w:lang w:val="en-US"/>
        </w:rPr>
        <w:t>early NDVI metrics product is</w:t>
      </w:r>
      <w:r w:rsidR="00035E18" w:rsidRPr="00362708">
        <w:rPr>
          <w:rFonts w:eastAsia="Calibri, Calibri" w:cs="Calibri, Calibri"/>
          <w:color w:val="000000"/>
          <w:lang w:val="en-US"/>
        </w:rPr>
        <w:t xml:space="preserve"> </w:t>
      </w:r>
      <w:r w:rsidR="00CA1E62">
        <w:rPr>
          <w:rFonts w:eastAsia="Calibri, Calibri" w:cs="Calibri, Calibri"/>
          <w:color w:val="000000"/>
          <w:lang w:val="en-US"/>
        </w:rPr>
        <w:t xml:space="preserve">also </w:t>
      </w:r>
      <w:r w:rsidR="00035E18" w:rsidRPr="00362708">
        <w:rPr>
          <w:rFonts w:eastAsia="Calibri, Calibri" w:cs="Calibri, Calibri"/>
          <w:color w:val="000000"/>
          <w:lang w:val="en-US"/>
        </w:rPr>
        <w:t xml:space="preserve">delivered through </w:t>
      </w:r>
      <w:r w:rsidR="0022235D">
        <w:rPr>
          <w:rFonts w:eastAsia="Calibri, Calibri" w:cs="Calibri, Calibri"/>
          <w:color w:val="000000"/>
          <w:lang w:val="en-US"/>
        </w:rPr>
        <w:t xml:space="preserve">the </w:t>
      </w:r>
      <w:r w:rsidR="00035E18" w:rsidRPr="00362708">
        <w:rPr>
          <w:rFonts w:eastAsia="Calibri, Calibri" w:cs="Calibri, Calibri"/>
          <w:color w:val="000000"/>
          <w:lang w:val="en-US"/>
        </w:rPr>
        <w:t>WCS</w:t>
      </w:r>
      <w:r w:rsidR="004E0A48">
        <w:rPr>
          <w:rFonts w:eastAsia="Calibri, Calibri" w:cs="Calibri, Calibri"/>
          <w:color w:val="000000"/>
          <w:lang w:val="en-US"/>
        </w:rPr>
        <w:t xml:space="preserve"> (</w:t>
      </w:r>
      <w:r w:rsidR="00ED7290" w:rsidRPr="00ED7290">
        <w:rPr>
          <w:rStyle w:val="Hyperlink"/>
          <w:color w:val="auto"/>
          <w:u w:val="none"/>
        </w:rPr>
        <w:t>http://ndvi.gina.alaska.edu/metrics</w:t>
      </w:r>
      <w:r w:rsidR="004E0A48" w:rsidRPr="008F2060">
        <w:rPr>
          <w:rFonts w:eastAsia="Calibri, Calibri" w:cs="Calibri, Calibri"/>
          <w:color w:val="000000"/>
          <w:lang w:val="en-US"/>
        </w:rPr>
        <w:t>?</w:t>
      </w:r>
      <w:r w:rsidR="004E0A48">
        <w:rPr>
          <w:rFonts w:eastAsia="Calibri, Calibri" w:cs="Calibri, Calibri"/>
          <w:color w:val="000000"/>
          <w:lang w:val="en-US"/>
        </w:rPr>
        <w:t>)</w:t>
      </w:r>
      <w:r w:rsidR="002A20F8">
        <w:rPr>
          <w:rFonts w:eastAsia="Calibri, Calibri" w:cs="Calibri, Calibri"/>
          <w:color w:val="000000"/>
          <w:lang w:val="en-US"/>
        </w:rPr>
        <w:t xml:space="preserve">.  </w:t>
      </w:r>
      <w:r w:rsidR="00035E18" w:rsidRPr="00362708">
        <w:rPr>
          <w:rFonts w:eastAsia="Calibri, Calibri" w:cs="Calibri, Calibri"/>
          <w:color w:val="000000"/>
          <w:lang w:val="en-US"/>
        </w:rPr>
        <w:t xml:space="preserve">Figure </w:t>
      </w:r>
      <w:r w:rsidR="00864B98" w:rsidRPr="00362708">
        <w:rPr>
          <w:rFonts w:eastAsia="Calibri, Calibri" w:cs="Calibri, Calibri"/>
          <w:color w:val="000000"/>
          <w:lang w:val="en-US"/>
        </w:rPr>
        <w:t>2.</w:t>
      </w:r>
      <w:r w:rsidR="00035E18" w:rsidRPr="00362708">
        <w:rPr>
          <w:rFonts w:eastAsia="Calibri, Calibri" w:cs="Calibri, Calibri"/>
          <w:color w:val="000000"/>
          <w:lang w:val="en-US"/>
        </w:rPr>
        <w:t>1 describes the NDVI data process</w:t>
      </w:r>
      <w:r w:rsidR="0067069F">
        <w:rPr>
          <w:rFonts w:eastAsia="Calibri, Calibri" w:cs="Calibri, Calibri"/>
          <w:color w:val="000000"/>
          <w:lang w:val="en-US"/>
        </w:rPr>
        <w:t>ing</w:t>
      </w:r>
      <w:r w:rsidR="00035E18" w:rsidRPr="00362708">
        <w:rPr>
          <w:rFonts w:eastAsia="Calibri, Calibri" w:cs="Calibri, Calibri"/>
          <w:color w:val="000000"/>
          <w:lang w:val="en-US"/>
        </w:rPr>
        <w:t xml:space="preserve"> and delivery procedure.</w:t>
      </w:r>
    </w:p>
    <w:p w14:paraId="74EC3483" w14:textId="77777777" w:rsidR="001D7843" w:rsidRDefault="001D7843">
      <w:pPr>
        <w:pStyle w:val="Standard"/>
        <w:autoSpaceDE w:val="0"/>
        <w:jc w:val="both"/>
        <w:rPr>
          <w:rFonts w:eastAsia="Calibri, Calibri" w:cs="Calibri, Calibri"/>
          <w:color w:val="000000"/>
          <w:lang w:val="en-US"/>
        </w:rPr>
      </w:pPr>
    </w:p>
    <w:p w14:paraId="7FEEAF72" w14:textId="77777777" w:rsidR="00593FCF" w:rsidRPr="00362708" w:rsidRDefault="00593FCF">
      <w:pPr>
        <w:pStyle w:val="Standard"/>
        <w:autoSpaceDE w:val="0"/>
        <w:jc w:val="both"/>
        <w:rPr>
          <w:lang w:val="en-US"/>
        </w:rPr>
      </w:pPr>
    </w:p>
    <w:p w14:paraId="02CDA46D" w14:textId="77777777" w:rsidR="00593FCF" w:rsidRPr="00362708" w:rsidRDefault="00035E18">
      <w:pPr>
        <w:pStyle w:val="Standard"/>
        <w:autoSpaceDE w:val="0"/>
        <w:jc w:val="both"/>
        <w:rPr>
          <w:lang w:val="en-US"/>
        </w:rPr>
      </w:pPr>
      <w:r w:rsidRPr="00362708">
        <w:rPr>
          <w:rFonts w:eastAsia="Calibri, Calibri" w:cs="Calibri, Calibri"/>
          <w:color w:val="000000"/>
          <w:lang w:val="en-US"/>
        </w:rPr>
        <w:t xml:space="preserve">   </w:t>
      </w:r>
    </w:p>
    <w:p w14:paraId="26298E64" w14:textId="6E5C6597" w:rsidR="00593FCF" w:rsidRPr="00362708" w:rsidRDefault="0069298B" w:rsidP="00E3640F">
      <w:pPr>
        <w:pStyle w:val="Standard"/>
        <w:autoSpaceDE w:val="0"/>
        <w:ind w:left="706"/>
        <w:jc w:val="both"/>
        <w:rPr>
          <w:lang w:val="en-US"/>
        </w:rPr>
      </w:pPr>
      <w:r>
        <w:rPr>
          <w:noProof/>
          <w:lang w:val="en-US" w:eastAsia="zh-CN" w:bidi="ar-SA"/>
        </w:rPr>
        <mc:AlternateContent>
          <mc:Choice Requires="wpg">
            <w:drawing>
              <wp:anchor distT="0" distB="0" distL="114300" distR="114300" simplePos="0" relativeHeight="251665920" behindDoc="0" locked="0" layoutInCell="1" allowOverlap="1" wp14:anchorId="69B24086" wp14:editId="5A2439C9">
                <wp:simplePos x="0" y="0"/>
                <wp:positionH relativeFrom="column">
                  <wp:posOffset>386960</wp:posOffset>
                </wp:positionH>
                <wp:positionV relativeFrom="paragraph">
                  <wp:posOffset>71381</wp:posOffset>
                </wp:positionV>
                <wp:extent cx="5143116" cy="1382361"/>
                <wp:effectExtent l="0" t="0" r="19685" b="27940"/>
                <wp:wrapNone/>
                <wp:docPr id="58" name="Group 58"/>
                <wp:cNvGraphicFramePr/>
                <a:graphic xmlns:a="http://schemas.openxmlformats.org/drawingml/2006/main">
                  <a:graphicData uri="http://schemas.microsoft.com/office/word/2010/wordprocessingGroup">
                    <wpg:wgp>
                      <wpg:cNvGrpSpPr/>
                      <wpg:grpSpPr>
                        <a:xfrm>
                          <a:off x="0" y="0"/>
                          <a:ext cx="5143116" cy="1382361"/>
                          <a:chOff x="0" y="0"/>
                          <a:chExt cx="5143116" cy="1382361"/>
                        </a:xfrm>
                      </wpg:grpSpPr>
                      <wps:wsp>
                        <wps:cNvPr id="1" name="Freeform 2"/>
                        <wps:cNvSpPr/>
                        <wps:spPr>
                          <a:xfrm>
                            <a:off x="0" y="0"/>
                            <a:ext cx="1565275" cy="52006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228B5DB0" w14:textId="19BA72C9" w:rsidR="00FF2D60" w:rsidRDefault="00FF2D60" w:rsidP="001E76A9">
                              <w:pPr>
                                <w:jc w:val="center"/>
                              </w:pPr>
                              <w:r>
                                <w:t>Acquires AVHRR 7-day composite NDVI data</w:t>
                              </w:r>
                            </w:p>
                          </w:txbxContent>
                        </wps:txbx>
                        <wps:bodyPr vert="horz" wrap="square" lIns="0" tIns="0" rIns="0" bIns="0" anchor="ctr" anchorCtr="0" compatLnSpc="0"/>
                      </wps:wsp>
                      <wps:wsp>
                        <wps:cNvPr id="2" name="Freeform 3"/>
                        <wps:cNvSpPr/>
                        <wps:spPr>
                          <a:xfrm>
                            <a:off x="1921079" y="0"/>
                            <a:ext cx="1701800" cy="52006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0C9C2BFF" w14:textId="77777777" w:rsidR="00FF2D60" w:rsidRDefault="00FF2D60" w:rsidP="00FF3BB6">
                              <w:pPr>
                                <w:jc w:val="center"/>
                              </w:pPr>
                              <w:r>
                                <w:t>NDVI metrics Algorithm</w:t>
                              </w:r>
                            </w:p>
                          </w:txbxContent>
                        </wps:txbx>
                        <wps:bodyPr vert="horz" wrap="square" lIns="0" tIns="0" rIns="0" bIns="0" anchor="ctr" anchorCtr="0" compatLnSpc="0"/>
                      </wps:wsp>
                      <wps:wsp>
                        <wps:cNvPr id="3" name="Freeform 4"/>
                        <wps:cNvSpPr/>
                        <wps:spPr>
                          <a:xfrm>
                            <a:off x="4110606" y="16778"/>
                            <a:ext cx="1032510" cy="49847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7232568F" w14:textId="77777777" w:rsidR="00FF2D60" w:rsidRDefault="00FF2D60" w:rsidP="00FF3BB6">
                              <w:pPr>
                                <w:jc w:val="center"/>
                              </w:pPr>
                              <w:r>
                                <w:t>WCS</w:t>
                              </w:r>
                            </w:p>
                          </w:txbxContent>
                        </wps:txbx>
                        <wps:bodyPr vert="horz" wrap="square" lIns="0" tIns="0" rIns="0" bIns="0" anchor="ctr" anchorCtr="0" compatLnSpc="0"/>
                      </wps:wsp>
                      <wps:wsp>
                        <wps:cNvPr id="5" name="Freeform 7"/>
                        <wps:cNvSpPr/>
                        <wps:spPr>
                          <a:xfrm>
                            <a:off x="1996580" y="872456"/>
                            <a:ext cx="1562100" cy="50990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2BB41A7E" w14:textId="77777777" w:rsidR="00FF2D60" w:rsidRDefault="00FF2D60" w:rsidP="00FF3BB6">
                              <w:pPr>
                                <w:jc w:val="center"/>
                              </w:pPr>
                              <w:r>
                                <w:t>NDVI imagery</w:t>
                              </w:r>
                            </w:p>
                          </w:txbxContent>
                        </wps:txbx>
                        <wps:bodyPr vert="horz" wrap="square" lIns="0" tIns="0" rIns="0" bIns="0" anchor="ctr" anchorCtr="0" compatLnSpc="0"/>
                      </wps:wsp>
                      <wps:wsp>
                        <wps:cNvPr id="102" name="Straight Arrow Connector 102"/>
                        <wps:cNvCnPr/>
                        <wps:spPr>
                          <a:xfrm>
                            <a:off x="3624044" y="243281"/>
                            <a:ext cx="482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1568741" y="251670"/>
                            <a:ext cx="35446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713064" y="511729"/>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713064" y="1191237"/>
                            <a:ext cx="1282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3556932" y="1132514"/>
                            <a:ext cx="1136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flipV="1">
                            <a:off x="4681057" y="511729"/>
                            <a:ext cx="0" cy="6184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8" o:spid="_x0000_s1026" style="position:absolute;left:0;text-align:left;margin-left:30.45pt;margin-top:5.6pt;width:404.95pt;height:108.85pt;z-index:251665920" coordsize="51431,13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">
                <v:shape id="Freeform 2" o:spid="_x0000_s1027" style="position:absolute;width:15652;height:5200;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VsEA&#10;AADaAAAADwAAAGRycy9kb3ducmV2LnhtbERPTWvCQBC9C/6HZYTedFMPxUbXEAqCYA9N2irehuyY&#10;BLOzYXcb03/vCoWehsf7nE02mk4M5HxrWcHzIgFBXFndcq3g63M3X4HwAVljZ5kU/JKHbDudbDDV&#10;9sYFDWWoRQxhn6KCJoQ+ldJXDRn0C9sTR+5incEQoauldniL4aaTyyR5kQZbjg0N9vTWUHUtf4yC&#10;wefH9rvA4v18cK8f+x2HUp+UepqN+RpEoDH8i//cex3nw+OVx5X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PglbBAAAA2gAAAA8AAAAAAAAAAAAAAAAAmAIAAGRycy9kb3du&#10;cmV2LnhtbFBLBQYAAAAABAAEAPUAAACGAwAAAAA=&#10;" adj="-11796480,,5400" path="m,l21600,r,21600l,21600,,xe" strokecolor="#f79646 [3209]" strokeweight=".35281mm">
                  <v:stroke joinstyle="miter"/>
                  <v:formulas/>
                  <v:path arrowok="t" o:connecttype="custom" o:connectlocs="782638,0;1565275,260033;782638,520065;0,260033;782637,0;0,260032;782637,520065;1565275,260032" o:connectangles="270,0,90,180,270,270,270,270" textboxrect="0,0,21600,21600"/>
                  <v:textbox inset="0,0,0,0">
                    <w:txbxContent>
                      <w:p w14:paraId="228B5DB0" w14:textId="19BA72C9" w:rsidR="00FF2D60" w:rsidRDefault="00FF2D60" w:rsidP="001E76A9">
                        <w:pPr>
                          <w:jc w:val="center"/>
                        </w:pPr>
                        <w:r>
                          <w:t>Acquires AVHRR 7-day composite NDVI data</w:t>
                        </w:r>
                      </w:p>
                    </w:txbxContent>
                  </v:textbox>
                </v:shape>
                <v:shape id="Freeform 3" o:spid="_x0000_s1028" style="position:absolute;left:19210;width:17018;height:5200;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cIcMA&#10;AADaAAAADwAAAGRycy9kb3ducmV2LnhtbESPT4vCMBTE7wt+h/CEva2pHha3GkUEQXAP265/8PZo&#10;nm2xeSlJrPXbG2Fhj8PM/IaZL3vTiI6cry0rGI8SEMSF1TWXCva/m48pCB+QNTaWScGDPCwXg7c5&#10;ptreOaMuD6WIEPYpKqhCaFMpfVGRQT+yLXH0LtYZDFG6UmqH9wg3jZwkyac0WHNcqLCldUXFNb8Z&#10;BZ1fHetDhtn3eee+frYbDrk+KfU+7FczEIH68B/+a2+1ggm8rsQb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0cIcMAAADaAAAADwAAAAAAAAAAAAAAAACYAgAAZHJzL2Rv&#10;d25yZXYueG1sUEsFBgAAAAAEAAQA9QAAAIgDAAAAAA==&#10;" adj="-11796480,,5400" path="m,l21600,r,21600l,21600,,xe" strokecolor="#f79646 [3209]" strokeweight=".35281mm">
                  <v:stroke joinstyle="miter"/>
                  <v:formulas/>
                  <v:path arrowok="t" o:connecttype="custom" o:connectlocs="850900,0;1701800,260033;850900,520065;0,260033;850900,0;0,260032;850900,520065;1701800,260032" o:connectangles="270,0,90,180,270,270,270,270" textboxrect="0,0,21600,21600"/>
                  <v:textbox inset="0,0,0,0">
                    <w:txbxContent>
                      <w:p w14:paraId="0C9C2BFF" w14:textId="77777777" w:rsidR="00FF2D60" w:rsidRDefault="00FF2D60" w:rsidP="00FF3BB6">
                        <w:pPr>
                          <w:jc w:val="center"/>
                        </w:pPr>
                        <w:r>
                          <w:t>NDVI metrics Algorithm</w:t>
                        </w:r>
                      </w:p>
                    </w:txbxContent>
                  </v:textbox>
                </v:shape>
                <v:shape id="Freeform 4" o:spid="_x0000_s1029" style="position:absolute;left:41106;top:167;width:10325;height:4985;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5usMA&#10;AADaAAAADwAAAGRycy9kb3ducmV2LnhtbESPQWvCQBSE74L/YXmCt7qxQqnRVUQQBD00UVu8PbKv&#10;SWj2bdjdxvTfdwXB4zAz3zDLdW8a0ZHztWUF00kCgriwuuZSwfm0e3kH4QOyxsYyKfgjD+vVcLDE&#10;VNsbZ9TloRQRwj5FBVUIbSqlLyoy6Ce2JY7et3UGQ5SulNrhLcJNI1+T5E0arDkuVNjStqLiJ/81&#10;Cjq/+awvGWbH68HNP/Y7Drn+Umo86jcLEIH68Aw/2nutYAb3K/EG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G5usMAAADaAAAADwAAAAAAAAAAAAAAAACYAgAAZHJzL2Rv&#10;d25yZXYueG1sUEsFBgAAAAAEAAQA9QAAAIgDAAAAAA==&#10;" adj="-11796480,,5400" path="m,l21600,r,21600l,21600,,xe" strokecolor="#f79646 [3209]" strokeweight=".35281mm">
                  <v:stroke joinstyle="miter"/>
                  <v:formulas/>
                  <v:path arrowok="t" o:connecttype="custom" o:connectlocs="516255,0;1032510,249238;516255,498475;0,249238;516255,0;0,249237;516255,498475;1032510,249237" o:connectangles="270,0,90,180,270,270,270,270" textboxrect="0,0,21600,21600"/>
                  <v:textbox inset="0,0,0,0">
                    <w:txbxContent>
                      <w:p w14:paraId="7232568F" w14:textId="77777777" w:rsidR="00FF2D60" w:rsidRDefault="00FF2D60" w:rsidP="00FF3BB6">
                        <w:pPr>
                          <w:jc w:val="center"/>
                        </w:pPr>
                        <w:r>
                          <w:t>WCS</w:t>
                        </w:r>
                      </w:p>
                    </w:txbxContent>
                  </v:textbox>
                </v:shape>
                <v:shape id="Freeform 7" o:spid="_x0000_s1030" style="position:absolute;left:19965;top:8724;width:15621;height:5099;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EVcMA&#10;AADaAAAADwAAAGRycy9kb3ducmV2LnhtbESPQWvCQBSE74L/YXmCt7qxYKnRVUQQBD00UVu8PbKv&#10;SWj2bdjdxvTfdwXB4zAz3zDLdW8a0ZHztWUF00kCgriwuuZSwfm0e3kH4QOyxsYyKfgjD+vVcLDE&#10;VNsbZ9TloRQRwj5FBVUIbSqlLyoy6Ce2JY7et3UGQ5SulNrhLcJNI1+T5E0arDkuVNjStqLiJ/81&#10;Cjq/+awvGWbH68HNP/Y7Drn+Umo86jcLEIH68Aw/2nutYAb3K/EG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SEVcMAAADaAAAADwAAAAAAAAAAAAAAAACYAgAAZHJzL2Rv&#10;d25yZXYueG1sUEsFBgAAAAAEAAQA9QAAAIgDAAAAAA==&#10;" adj="-11796480,,5400" path="m,l21600,r,21600l,21600,,xe" strokecolor="#f79646 [3209]" strokeweight=".35281mm">
                  <v:stroke joinstyle="miter"/>
                  <v:formulas/>
                  <v:path arrowok="t" o:connecttype="custom" o:connectlocs="781050,0;1562100,254953;781050,509905;0,254953;781050,0;0,254953;781050,509905;1562100,254953" o:connectangles="270,0,90,180,270,270,270,270" textboxrect="0,0,21600,21600"/>
                  <v:textbox inset="0,0,0,0">
                    <w:txbxContent>
                      <w:p w14:paraId="2BB41A7E" w14:textId="77777777" w:rsidR="00FF2D60" w:rsidRDefault="00FF2D60" w:rsidP="00FF3BB6">
                        <w:pPr>
                          <w:jc w:val="center"/>
                        </w:pPr>
                        <w:r>
                          <w:t>NDVI imagery</w:t>
                        </w:r>
                      </w:p>
                    </w:txbxContent>
                  </v:textbox>
                </v:shape>
                <v:shapetype id="_x0000_t32" coordsize="21600,21600" o:spt="32" o:oned="t" path="m,l21600,21600e" filled="f">
                  <v:path arrowok="t" fillok="f" o:connecttype="none"/>
                  <o:lock v:ext="edit" shapetype="t"/>
                </v:shapetype>
                <v:shape id="Straight Arrow Connector 102" o:spid="_x0000_s1031" type="#_x0000_t32" style="position:absolute;left:36240;top:2432;width:48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Straight Arrow Connector 103" o:spid="_x0000_s1032" type="#_x0000_t32" style="position:absolute;left:15687;top:2516;width:3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hbcIAAADcAAAADwAAAGRycy9kb3ducmV2LnhtbERPTWuDQBC9F/Iflgnk1qyJWMRkE0SQ&#10;9lrbQnObuBOVuLPiron5991Cobd5vM/ZH2fTixuNrrOsYLOOQBDXVnfcKPj8KJ9TEM4ja+wtk4IH&#10;OTgeFk97zLS98zvdKt+IEMIuQwWt90MmpatbMujWdiAO3MWOBn2AYyP1iPcQbnq5jaIXabDj0NDi&#10;QEVL9bWajIL4cp5fU5/LtPy2xTQlSfJVnpRaLed8B8LT7P/Ff+43HeZHMfw+Ey6Qh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ihbcIAAADcAAAADwAAAAAAAAAAAAAA&#10;AAChAgAAZHJzL2Rvd25yZXYueG1sUEsFBgAAAAAEAAQA+QAAAJADAAAAAA==&#10;" strokecolor="#4579b8 [3044]">
                  <v:stroke endarrow="open"/>
                </v:shape>
                <v:line id="Straight Connector 105" o:spid="_x0000_s1033" style="position:absolute;visibility:visible;mso-wrap-style:square" from="7130,5117" to="713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P6sIAAADcAAAADwAAAGRycy9kb3ducmV2LnhtbERPzWoCMRC+F/oOYQrearaKoqtRRChI&#10;7aXqA4yb6e7iZrImU1379KZQ8DYf3+/Ml51r1IVCrD0beOtnoIgLb2suDRz2768TUFGQLTaeycCN&#10;IiwXz09zzK2/8hdddlKqFMIxRwOVSJtrHYuKHMa+b4kT9+2DQ0kwlNoGvKZw1+hBlo21w5pTQ4Ut&#10;rSsqTrsfZ+C8/dzE27EZyHj0+3EKq8lUhtGY3ku3moES6uQh/ndvbJqfjeDvmXSB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4EP6sIAAADcAAAADwAAAAAAAAAAAAAA&#10;AAChAgAAZHJzL2Rvd25yZXYueG1sUEsFBgAAAAAEAAQA+QAAAJADAAAAAA==&#10;" strokecolor="#4579b8 [3044]"/>
                <v:shape id="Straight Arrow Connector 106" o:spid="_x0000_s1034" type="#_x0000_t32" style="position:absolute;left:7130;top:11912;width:128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8C9cIAAADcAAAADwAAAGRycy9kb3ducmV2LnhtbERPTWuDQBC9F/oflin0Vte2KGKyCSJI&#10;e41pIL1N3YlK3Flx18T8+24h0Ns83uest4sZxIUm11tW8BrFIIgbq3tuFXztq5cMhPPIGgfLpOBG&#10;Drabx4c15tpeeUeX2rcihLDLUUHn/ZhL6ZqODLrIjsSBO9nJoA9waqWe8BrCzSDf4jiVBnsODR2O&#10;VHbUnOvZKHg//SwfmS9kVh1tOc9Jkhyqb6Wen5ZiBcLT4v/Fd/enDvPjFP6eCR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18C9cIAAADcAAAADwAAAAAAAAAAAAAA&#10;AAChAgAAZHJzL2Rvd25yZXYueG1sUEsFBgAAAAAEAAQA+QAAAJADAAAAAA==&#10;" strokecolor="#4579b8 [3044]">
                  <v:stroke endarrow="open"/>
                </v:shape>
                <v:line id="Straight Connector 107" o:spid="_x0000_s1035" style="position:absolute;visibility:visible;mso-wrap-style:square" from="35569,11325" to="4693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0BsIAAADcAAAADwAAAGRycy9kb3ducmV2LnhtbERPzWoCMRC+C32HMEJvNaulVlejiFCQ&#10;1kttH2DcjLuLm8k2GXXt0zdCwdt8fL8zX3auUWcKsfZsYDjIQBEX3tZcGvj+enuagIqCbLHxTAau&#10;FGG5eOjNMbf+wp903kmpUgjHHA1UIm2udSwqchgHviVO3MEHh5JgKLUNeEnhrtGjLBtrhzWnhgpb&#10;WldUHHcnZ+DnY7uJ130zkvHL7/sxrCZTeY7GPPa71QyUUCd38b97Y9P87BVu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80BsIAAADcAAAADwAAAAAAAAAAAAAA&#10;AAChAgAAZHJzL2Rvd25yZXYueG1sUEsFBgAAAAAEAAQA+QAAAJADAAAAAA==&#10;" strokecolor="#4579b8 [3044]"/>
                <v:shape id="Straight Arrow Connector 108" o:spid="_x0000_s1036" type="#_x0000_t32" style="position:absolute;left:46810;top:5117;width:0;height:61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o+cUAAADcAAAADwAAAGRycy9kb3ducmV2LnhtbESPTWvCQBCG74X+h2UKvdVNxZYSXUUq&#10;hRahJSqItzE7JsHsbNjdmvjvnUOhtxnm/Xhmthhcqy4UYuPZwPMoA0VcettwZWC3/Xh6AxUTssXW&#10;Mxm4UoTF/P5uhrn1PRd02aRKSQjHHA3UKXW51rGsyWEc+Y5YbicfHCZZQ6VtwF7CXavHWfaqHTYs&#10;DTV29F5Ted78OilZTYqX9X59nFCx/OmPX4fvFA7GPD4MyymoREP6F/+5P63gZ0Irz8gE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o+cUAAADcAAAADwAAAAAAAAAA&#10;AAAAAAChAgAAZHJzL2Rvd25yZXYueG1sUEsFBgAAAAAEAAQA+QAAAJMDAAAAAA==&#10;" strokecolor="#4579b8 [3044]">
                  <v:stroke endarrow="open"/>
                </v:shape>
              </v:group>
            </w:pict>
          </mc:Fallback>
        </mc:AlternateContent>
      </w:r>
    </w:p>
    <w:p w14:paraId="23484CED" w14:textId="26DF2B54" w:rsidR="00593FCF" w:rsidRPr="00362708" w:rsidRDefault="00593FCF">
      <w:pPr>
        <w:pStyle w:val="Standard"/>
        <w:autoSpaceDE w:val="0"/>
        <w:jc w:val="both"/>
        <w:rPr>
          <w:lang w:val="en-US"/>
        </w:rPr>
      </w:pPr>
    </w:p>
    <w:p w14:paraId="27BBEC3A" w14:textId="77777777" w:rsidR="00593FCF" w:rsidRPr="00362708" w:rsidRDefault="00593FCF">
      <w:pPr>
        <w:pStyle w:val="Standard"/>
        <w:autoSpaceDE w:val="0"/>
        <w:jc w:val="both"/>
        <w:rPr>
          <w:lang w:val="en-US"/>
        </w:rPr>
      </w:pPr>
    </w:p>
    <w:p w14:paraId="6F623586" w14:textId="299A4FB9" w:rsidR="00593FCF" w:rsidRPr="00362708" w:rsidRDefault="00593FCF">
      <w:pPr>
        <w:pStyle w:val="Standard"/>
        <w:autoSpaceDE w:val="0"/>
        <w:jc w:val="both"/>
        <w:rPr>
          <w:lang w:val="en-US"/>
        </w:rPr>
      </w:pPr>
    </w:p>
    <w:p w14:paraId="25AC4852" w14:textId="77777777" w:rsidR="00593FCF" w:rsidRPr="00362708" w:rsidRDefault="00593FCF">
      <w:pPr>
        <w:pStyle w:val="Standard"/>
        <w:autoSpaceDE w:val="0"/>
        <w:jc w:val="both"/>
        <w:rPr>
          <w:lang w:val="en-US"/>
        </w:rPr>
      </w:pPr>
    </w:p>
    <w:p w14:paraId="5D5F4854" w14:textId="5FD891DD" w:rsidR="00593FCF" w:rsidRPr="00362708" w:rsidRDefault="00593FCF">
      <w:pPr>
        <w:pStyle w:val="Standard"/>
        <w:autoSpaceDE w:val="0"/>
        <w:jc w:val="both"/>
        <w:rPr>
          <w:lang w:val="en-US"/>
        </w:rPr>
      </w:pPr>
    </w:p>
    <w:p w14:paraId="2B66B6DA" w14:textId="164A8F17" w:rsidR="00593FCF" w:rsidRPr="00362708" w:rsidRDefault="00593FCF">
      <w:pPr>
        <w:pStyle w:val="Standard"/>
        <w:autoSpaceDE w:val="0"/>
        <w:jc w:val="both"/>
        <w:rPr>
          <w:lang w:val="en-US"/>
        </w:rPr>
      </w:pPr>
    </w:p>
    <w:p w14:paraId="1E819819" w14:textId="6A7F3AEE" w:rsidR="00593FCF" w:rsidRPr="00362708" w:rsidRDefault="00593FCF">
      <w:pPr>
        <w:pStyle w:val="Standard"/>
        <w:autoSpaceDE w:val="0"/>
        <w:jc w:val="both"/>
        <w:rPr>
          <w:lang w:val="en-US"/>
        </w:rPr>
      </w:pPr>
    </w:p>
    <w:p w14:paraId="6CB4B4D2" w14:textId="77777777" w:rsidR="00593FCF" w:rsidRPr="00362708" w:rsidRDefault="00593FCF">
      <w:pPr>
        <w:pStyle w:val="Standard"/>
        <w:autoSpaceDE w:val="0"/>
        <w:jc w:val="both"/>
        <w:rPr>
          <w:lang w:val="en-US"/>
        </w:rPr>
      </w:pPr>
    </w:p>
    <w:p w14:paraId="20F9B540" w14:textId="266D087C" w:rsidR="00593FCF" w:rsidRDefault="00035E18">
      <w:pPr>
        <w:pStyle w:val="Standard"/>
        <w:autoSpaceDE w:val="0"/>
        <w:jc w:val="both"/>
        <w:rPr>
          <w:lang w:val="en-US"/>
        </w:rPr>
      </w:pPr>
      <w:r w:rsidRPr="00362708">
        <w:rPr>
          <w:rFonts w:eastAsia="Calibri, Calibri" w:cs="Calibri, Calibri"/>
          <w:color w:val="000000"/>
          <w:lang w:val="en-US"/>
        </w:rPr>
        <w:t xml:space="preserve">                            </w:t>
      </w:r>
      <w:r w:rsidR="00DB343B">
        <w:t xml:space="preserve">Figure </w:t>
      </w:r>
      <w:r w:rsidR="00B81ABF">
        <w:t>2.</w:t>
      </w:r>
      <w:fldSimple w:instr=" SEQ Figure \* ARABIC ">
        <w:r w:rsidR="00D92B37">
          <w:rPr>
            <w:noProof/>
          </w:rPr>
          <w:t>1</w:t>
        </w:r>
      </w:fldSimple>
      <w:r w:rsidR="0028360C">
        <w:t>.</w:t>
      </w:r>
      <w:r w:rsidR="00B81ABF">
        <w:t xml:space="preserve"> </w:t>
      </w:r>
      <w:r w:rsidR="001E76A9">
        <w:t>AVHRR</w:t>
      </w:r>
      <w:r w:rsidR="00DB343B">
        <w:t xml:space="preserve"> NDVI data automatic process scheme</w:t>
      </w:r>
    </w:p>
    <w:p w14:paraId="26AB141F" w14:textId="77777777" w:rsidR="0009083D" w:rsidRPr="00362708" w:rsidRDefault="0009083D">
      <w:pPr>
        <w:pStyle w:val="Standard"/>
        <w:autoSpaceDE w:val="0"/>
        <w:jc w:val="both"/>
        <w:rPr>
          <w:lang w:val="en-US"/>
        </w:rPr>
      </w:pPr>
    </w:p>
    <w:p w14:paraId="0C2FA1C3" w14:textId="77777777" w:rsidR="00593FCF" w:rsidRPr="00362708" w:rsidRDefault="00035E18">
      <w:pPr>
        <w:pStyle w:val="Standard"/>
        <w:autoSpaceDE w:val="0"/>
        <w:jc w:val="both"/>
        <w:rPr>
          <w:lang w:val="en-US"/>
        </w:rPr>
      </w:pPr>
      <w:r w:rsidRPr="00362708">
        <w:rPr>
          <w:rFonts w:eastAsia="Calibri, Calibri" w:cs="Calibri, Calibri"/>
          <w:color w:val="000000"/>
          <w:lang w:val="en-US"/>
        </w:rPr>
        <w:tab/>
      </w:r>
    </w:p>
    <w:p w14:paraId="1A5D67AB" w14:textId="4B5BD905" w:rsidR="00593FCF" w:rsidRPr="00FF3BB6" w:rsidRDefault="00035E18">
      <w:pPr>
        <w:pStyle w:val="Standard"/>
        <w:autoSpaceDE w:val="0"/>
        <w:jc w:val="both"/>
        <w:rPr>
          <w:b/>
          <w:lang w:val="en-US"/>
        </w:rPr>
      </w:pPr>
      <w:r w:rsidRPr="00FF3BB6">
        <w:rPr>
          <w:rFonts w:eastAsia="Calibri, Calibri" w:cs="Calibri, Calibri"/>
          <w:b/>
          <w:color w:val="000000"/>
          <w:lang w:val="en-US"/>
        </w:rPr>
        <w:lastRenderedPageBreak/>
        <w:t>2.</w:t>
      </w:r>
      <w:r w:rsidR="00CC6482">
        <w:rPr>
          <w:rFonts w:eastAsia="Calibri, Calibri" w:cs="Calibri, Calibri"/>
          <w:b/>
          <w:color w:val="000000"/>
          <w:lang w:val="en-US"/>
        </w:rPr>
        <w:t xml:space="preserve">1. </w:t>
      </w:r>
      <w:ins w:id="13" w:author="jiang" w:date="2014-02-14T12:26:00Z">
        <w:r w:rsidR="005701AC">
          <w:rPr>
            <w:rFonts w:eastAsia="Calibri, Calibri" w:cs="Calibri, Calibri"/>
            <w:b/>
            <w:color w:val="000000"/>
            <w:lang w:val="en-US"/>
          </w:rPr>
          <w:t xml:space="preserve">Source and </w:t>
        </w:r>
      </w:ins>
      <w:del w:id="14" w:author="jiang" w:date="2014-02-14T12:26:00Z">
        <w:r w:rsidR="00DB343B" w:rsidDel="005701AC">
          <w:rPr>
            <w:rFonts w:eastAsia="Calibri, Calibri" w:cs="Calibri, Calibri"/>
            <w:b/>
            <w:color w:val="000000"/>
            <w:lang w:val="en-US"/>
          </w:rPr>
          <w:delText>D</w:delText>
        </w:r>
        <w:r w:rsidR="003D3222" w:rsidRPr="00FF3BB6" w:rsidDel="005701AC">
          <w:rPr>
            <w:rFonts w:eastAsia="Calibri, Calibri" w:cs="Calibri, Calibri"/>
            <w:b/>
            <w:color w:val="000000"/>
            <w:lang w:val="en-US"/>
          </w:rPr>
          <w:delText xml:space="preserve">ata </w:delText>
        </w:r>
      </w:del>
      <w:r w:rsidR="00DB343B">
        <w:rPr>
          <w:rFonts w:eastAsia="Calibri, Calibri" w:cs="Calibri, Calibri"/>
          <w:b/>
          <w:color w:val="000000"/>
          <w:lang w:val="en-US"/>
        </w:rPr>
        <w:t>F</w:t>
      </w:r>
      <w:r w:rsidR="003D3222" w:rsidRPr="00FF3BB6">
        <w:rPr>
          <w:rFonts w:eastAsia="Calibri, Calibri" w:cs="Calibri, Calibri"/>
          <w:b/>
          <w:color w:val="000000"/>
          <w:lang w:val="en-US"/>
        </w:rPr>
        <w:t>or</w:t>
      </w:r>
      <w:r w:rsidRPr="00FF3BB6">
        <w:rPr>
          <w:rFonts w:eastAsia="Calibri, Calibri" w:cs="Calibri, Calibri"/>
          <w:b/>
          <w:color w:val="000000"/>
          <w:lang w:val="en-US"/>
        </w:rPr>
        <w:t>m</w:t>
      </w:r>
      <w:r w:rsidR="003D3222" w:rsidRPr="00FF3BB6">
        <w:rPr>
          <w:rFonts w:eastAsia="Calibri, Calibri" w:cs="Calibri, Calibri"/>
          <w:b/>
          <w:color w:val="000000"/>
          <w:lang w:val="en-US"/>
        </w:rPr>
        <w:t>a</w:t>
      </w:r>
      <w:r w:rsidRPr="00FF3BB6">
        <w:rPr>
          <w:rFonts w:eastAsia="Calibri, Calibri" w:cs="Calibri, Calibri"/>
          <w:b/>
          <w:color w:val="000000"/>
          <w:lang w:val="en-US"/>
        </w:rPr>
        <w:t>t</w:t>
      </w:r>
      <w:r w:rsidR="00CC6482">
        <w:rPr>
          <w:rFonts w:eastAsia="Calibri, Calibri" w:cs="Calibri, Calibri"/>
          <w:b/>
          <w:color w:val="000000"/>
          <w:lang w:val="en-US"/>
        </w:rPr>
        <w:t xml:space="preserve"> of Input Data</w:t>
      </w:r>
    </w:p>
    <w:p w14:paraId="0C5EDCF2" w14:textId="77777777" w:rsidR="00593FCF" w:rsidRDefault="00035E18">
      <w:pPr>
        <w:pStyle w:val="Standard"/>
        <w:autoSpaceDE w:val="0"/>
        <w:jc w:val="both"/>
        <w:rPr>
          <w:rFonts w:eastAsia="Calibri, Calibri" w:cs="Calibri, Calibri"/>
          <w:color w:val="000000"/>
          <w:lang w:val="en-US"/>
        </w:rPr>
      </w:pPr>
      <w:r w:rsidRPr="00362708">
        <w:rPr>
          <w:rFonts w:eastAsia="Calibri, Calibri" w:cs="Calibri, Calibri"/>
          <w:color w:val="000000"/>
          <w:lang w:val="en-US"/>
        </w:rPr>
        <w:t xml:space="preserve"> </w:t>
      </w:r>
    </w:p>
    <w:p w14:paraId="72FFA777" w14:textId="2CA47036" w:rsidR="001B4A2A" w:rsidRDefault="00650936" w:rsidP="00D11C6B">
      <w:pPr>
        <w:pStyle w:val="Standard"/>
        <w:autoSpaceDE w:val="0"/>
        <w:ind w:firstLine="706"/>
        <w:jc w:val="both"/>
        <w:rPr>
          <w:rFonts w:eastAsia="Calibri, Calibri" w:cs="Calibri, Calibri"/>
          <w:color w:val="000000"/>
          <w:lang w:val="en-US"/>
        </w:rPr>
        <w:pPrChange w:id="15" w:author="jiang" w:date="2014-02-14T10:22:00Z">
          <w:pPr>
            <w:pStyle w:val="Standard"/>
            <w:autoSpaceDE w:val="0"/>
            <w:jc w:val="both"/>
          </w:pPr>
        </w:pPrChange>
      </w:pPr>
      <w:r>
        <w:rPr>
          <w:rFonts w:eastAsia="Calibri, Calibri" w:cs="Calibri, Calibri"/>
          <w:color w:val="000000"/>
          <w:lang w:val="en-US"/>
        </w:rPr>
        <w:t xml:space="preserve">A </w:t>
      </w:r>
      <w:r w:rsidR="0084211B">
        <w:rPr>
          <w:rFonts w:eastAsia="Calibri, Calibri" w:cs="Calibri, Calibri"/>
          <w:color w:val="000000"/>
          <w:lang w:val="en-US"/>
        </w:rPr>
        <w:t>7-day composited NDVI</w:t>
      </w:r>
      <w:r>
        <w:rPr>
          <w:rFonts w:eastAsia="Calibri, Calibri" w:cs="Calibri, Calibri"/>
          <w:color w:val="000000"/>
          <w:lang w:val="en-US"/>
        </w:rPr>
        <w:t xml:space="preserve"> data file </w:t>
      </w:r>
      <w:r w:rsidR="00EC1473">
        <w:rPr>
          <w:rFonts w:eastAsia="Calibri, Calibri" w:cs="Calibri, Calibri"/>
          <w:color w:val="000000"/>
          <w:lang w:val="en-US"/>
        </w:rPr>
        <w:t xml:space="preserve">has </w:t>
      </w:r>
      <w:r>
        <w:rPr>
          <w:rFonts w:eastAsia="Calibri, Calibri" w:cs="Calibri, Calibri"/>
          <w:color w:val="000000"/>
          <w:lang w:val="en-US"/>
        </w:rPr>
        <w:t xml:space="preserve">the </w:t>
      </w:r>
      <w:r w:rsidR="00EC1473">
        <w:rPr>
          <w:rFonts w:eastAsia="Calibri, Calibri" w:cs="Calibri, Calibri"/>
          <w:color w:val="000000"/>
          <w:lang w:val="en-US"/>
        </w:rPr>
        <w:t>name convention of satID_reg</w:t>
      </w:r>
      <w:r w:rsidR="005F4D60">
        <w:rPr>
          <w:rFonts w:eastAsia="Calibri, Calibri" w:cs="Calibri, Calibri"/>
          <w:color w:val="000000"/>
          <w:lang w:val="en-US"/>
        </w:rPr>
        <w:t>ion</w:t>
      </w:r>
      <w:r w:rsidR="00EC1473">
        <w:rPr>
          <w:rFonts w:eastAsia="Calibri, Calibri" w:cs="Calibri, Calibri"/>
          <w:color w:val="000000"/>
          <w:lang w:val="en-US"/>
        </w:rPr>
        <w:t>IDyy_dddddd</w:t>
      </w:r>
      <w:r w:rsidR="005F4D60">
        <w:rPr>
          <w:rFonts w:eastAsia="Calibri, Calibri" w:cs="Calibri, Calibri"/>
          <w:color w:val="000000"/>
          <w:lang w:val="en-US"/>
        </w:rPr>
        <w:t>_tif</w:t>
      </w:r>
      <w:r w:rsidR="00EC1473">
        <w:rPr>
          <w:rFonts w:eastAsia="Calibri, Calibri" w:cs="Calibri, Calibri"/>
          <w:color w:val="000000"/>
          <w:lang w:val="en-US"/>
        </w:rPr>
        <w:t>.tar</w:t>
      </w:r>
      <w:r w:rsidR="005F4D60">
        <w:rPr>
          <w:rFonts w:eastAsia="Calibri, Calibri" w:cs="Calibri, Calibri"/>
          <w:color w:val="000000"/>
          <w:lang w:val="en-US"/>
        </w:rPr>
        <w:t xml:space="preserve">, where </w:t>
      </w:r>
      <w:proofErr w:type="spellStart"/>
      <w:r w:rsidR="005F4D60">
        <w:rPr>
          <w:rFonts w:eastAsia="Calibri, Calibri" w:cs="Calibri, Calibri"/>
          <w:color w:val="000000"/>
          <w:lang w:val="en-US"/>
        </w:rPr>
        <w:t>satID</w:t>
      </w:r>
      <w:proofErr w:type="spellEnd"/>
      <w:r w:rsidR="005F4D60">
        <w:rPr>
          <w:rFonts w:eastAsia="Calibri, Calibri" w:cs="Calibri, Calibri"/>
          <w:color w:val="000000"/>
          <w:lang w:val="en-US"/>
        </w:rPr>
        <w:t xml:space="preserve"> represent</w:t>
      </w:r>
      <w:r>
        <w:rPr>
          <w:rFonts w:eastAsia="Calibri, Calibri" w:cs="Calibri, Calibri"/>
          <w:color w:val="000000"/>
          <w:lang w:val="en-US"/>
        </w:rPr>
        <w:t>s</w:t>
      </w:r>
      <w:r w:rsidR="005F4D60">
        <w:rPr>
          <w:rFonts w:eastAsia="Calibri, Calibri" w:cs="Calibri, Calibri"/>
          <w:color w:val="000000"/>
          <w:lang w:val="en-US"/>
        </w:rPr>
        <w:t xml:space="preserve"> satellite, such as NOAA-18 (n18),</w:t>
      </w:r>
      <w:r w:rsidR="00EC1473">
        <w:rPr>
          <w:rFonts w:eastAsia="Calibri, Calibri" w:cs="Calibri, Calibri"/>
          <w:color w:val="000000"/>
          <w:lang w:val="en-US"/>
        </w:rPr>
        <w:t xml:space="preserve"> </w:t>
      </w:r>
      <w:proofErr w:type="spellStart"/>
      <w:r w:rsidR="00EC1473">
        <w:rPr>
          <w:rFonts w:eastAsia="Calibri, Calibri" w:cs="Calibri, Calibri"/>
          <w:color w:val="000000"/>
          <w:lang w:val="en-US"/>
        </w:rPr>
        <w:t>regionID</w:t>
      </w:r>
      <w:proofErr w:type="spellEnd"/>
      <w:r w:rsidR="005F4D60">
        <w:rPr>
          <w:rFonts w:eastAsia="Calibri, Calibri" w:cs="Calibri, Calibri"/>
          <w:color w:val="000000"/>
          <w:lang w:val="en-US"/>
        </w:rPr>
        <w:t xml:space="preserve"> represents region, such as Alaska (</w:t>
      </w:r>
      <w:proofErr w:type="spellStart"/>
      <w:r w:rsidR="00EC1473">
        <w:rPr>
          <w:rFonts w:eastAsia="Calibri, Calibri" w:cs="Calibri, Calibri"/>
          <w:color w:val="000000"/>
          <w:lang w:val="en-US"/>
        </w:rPr>
        <w:t>ak</w:t>
      </w:r>
      <w:proofErr w:type="spellEnd"/>
      <w:r w:rsidR="005F4D60">
        <w:rPr>
          <w:rFonts w:eastAsia="Calibri, Calibri" w:cs="Calibri, Calibri"/>
          <w:color w:val="000000"/>
          <w:lang w:val="en-US"/>
        </w:rPr>
        <w:t>)</w:t>
      </w:r>
      <w:r w:rsidR="00EC1473">
        <w:rPr>
          <w:rFonts w:eastAsia="Calibri, Calibri" w:cs="Calibri, Calibri"/>
          <w:color w:val="000000"/>
          <w:lang w:val="en-US"/>
        </w:rPr>
        <w:t xml:space="preserve">, </w:t>
      </w:r>
      <w:proofErr w:type="spellStart"/>
      <w:r w:rsidR="00EC1473">
        <w:rPr>
          <w:rFonts w:eastAsia="Calibri, Calibri" w:cs="Calibri, Calibri"/>
          <w:color w:val="000000"/>
          <w:lang w:val="en-US"/>
        </w:rPr>
        <w:t>yy</w:t>
      </w:r>
      <w:proofErr w:type="spellEnd"/>
      <w:r w:rsidR="005F4D60">
        <w:rPr>
          <w:rFonts w:eastAsia="Calibri, Calibri" w:cs="Calibri, Calibri"/>
          <w:color w:val="000000"/>
          <w:lang w:val="en-US"/>
        </w:rPr>
        <w:t xml:space="preserve"> represents year, such as </w:t>
      </w:r>
      <w:r w:rsidR="00EC1473">
        <w:rPr>
          <w:rFonts w:eastAsia="Calibri, Calibri" w:cs="Calibri, Calibri"/>
          <w:color w:val="000000"/>
          <w:lang w:val="en-US"/>
        </w:rPr>
        <w:t>95,</w:t>
      </w:r>
      <w:r w:rsidR="005F4D60">
        <w:rPr>
          <w:rFonts w:eastAsia="Calibri, Calibri" w:cs="Calibri, Calibri"/>
          <w:color w:val="000000"/>
          <w:lang w:val="en-US"/>
        </w:rPr>
        <w:t xml:space="preserve"> 96, 11,</w:t>
      </w:r>
      <w:r w:rsidR="00EC1473">
        <w:rPr>
          <w:rFonts w:eastAsia="Calibri, Calibri" w:cs="Calibri, Calibri"/>
          <w:color w:val="000000"/>
          <w:lang w:val="en-US"/>
        </w:rPr>
        <w:t xml:space="preserve"> etc. </w:t>
      </w:r>
      <w:proofErr w:type="spellStart"/>
      <w:r w:rsidR="005F4D60">
        <w:rPr>
          <w:rFonts w:eastAsia="Calibri, Calibri" w:cs="Calibri, Calibri"/>
          <w:color w:val="000000"/>
          <w:lang w:val="en-US"/>
        </w:rPr>
        <w:t>dddddd</w:t>
      </w:r>
      <w:proofErr w:type="spellEnd"/>
      <w:r w:rsidR="005F4D60">
        <w:rPr>
          <w:rFonts w:eastAsia="Calibri, Calibri" w:cs="Calibri, Calibri"/>
          <w:color w:val="000000"/>
          <w:lang w:val="en-US"/>
        </w:rPr>
        <w:t xml:space="preserve"> represents composite-day range from start days of year to end days</w:t>
      </w:r>
      <w:r w:rsidR="00CD7FD5">
        <w:rPr>
          <w:rFonts w:eastAsia="Calibri, Calibri" w:cs="Calibri, Calibri"/>
          <w:color w:val="000000"/>
          <w:lang w:val="en-US"/>
        </w:rPr>
        <w:t xml:space="preserve"> of year, </w:t>
      </w:r>
      <w:proofErr w:type="spellStart"/>
      <w:r w:rsidR="00CD7FD5">
        <w:rPr>
          <w:rFonts w:eastAsia="Calibri, Calibri" w:cs="Calibri, Calibri"/>
          <w:color w:val="000000"/>
          <w:lang w:val="en-US"/>
        </w:rPr>
        <w:t>tif</w:t>
      </w:r>
      <w:proofErr w:type="spellEnd"/>
      <w:r w:rsidR="00CD7FD5">
        <w:rPr>
          <w:rFonts w:eastAsia="Calibri, Calibri" w:cs="Calibri, Calibri"/>
          <w:color w:val="000000"/>
          <w:lang w:val="en-US"/>
        </w:rPr>
        <w:t xml:space="preserve"> represents the file format in tar is </w:t>
      </w:r>
      <w:proofErr w:type="spellStart"/>
      <w:r w:rsidR="00CD7FD5">
        <w:rPr>
          <w:rFonts w:eastAsia="Calibri, Calibri" w:cs="Calibri, Calibri"/>
          <w:color w:val="000000"/>
          <w:lang w:val="en-US"/>
        </w:rPr>
        <w:t>geotiff</w:t>
      </w:r>
      <w:proofErr w:type="spellEnd"/>
      <w:r w:rsidR="00CD7FD5">
        <w:rPr>
          <w:rFonts w:eastAsia="Calibri, Calibri" w:cs="Calibri, Calibri"/>
          <w:color w:val="000000"/>
          <w:lang w:val="en-US"/>
        </w:rPr>
        <w:t xml:space="preserve"> format.</w:t>
      </w:r>
      <w:r w:rsidR="005F4D60">
        <w:rPr>
          <w:rFonts w:eastAsia="Calibri, Calibri" w:cs="Calibri, Calibri"/>
          <w:color w:val="000000"/>
          <w:lang w:val="en-US"/>
        </w:rPr>
        <w:t xml:space="preserve"> For example, n18_ak11_088094_tif.tar indicates the 7-day composite data is composited only including Alaska region from 088 to 094 days of 2011 AVHRR data on board NOAA-18 satellite.  </w:t>
      </w:r>
      <w:r>
        <w:rPr>
          <w:rFonts w:eastAsia="Calibri, Calibri" w:cs="Calibri, Calibri"/>
          <w:color w:val="000000"/>
          <w:lang w:val="en-US"/>
        </w:rPr>
        <w:t>Each</w:t>
      </w:r>
      <w:r w:rsidR="00CD7FD5">
        <w:rPr>
          <w:rFonts w:eastAsia="Calibri, Calibri" w:cs="Calibri, Calibri"/>
          <w:color w:val="000000"/>
          <w:lang w:val="en-US"/>
        </w:rPr>
        <w:t xml:space="preserve"> </w:t>
      </w:r>
      <w:r w:rsidR="00EB37CC" w:rsidRPr="00362708">
        <w:rPr>
          <w:rFonts w:eastAsia="Calibri, Calibri" w:cs="Calibri, Calibri"/>
          <w:color w:val="000000"/>
          <w:lang w:val="en-US"/>
        </w:rPr>
        <w:t xml:space="preserve">7-day </w:t>
      </w:r>
      <w:r w:rsidR="00FF3BB6">
        <w:rPr>
          <w:rFonts w:eastAsia="Calibri, Calibri" w:cs="Calibri, Calibri"/>
          <w:color w:val="000000"/>
          <w:lang w:val="en-US"/>
        </w:rPr>
        <w:t xml:space="preserve">composite </w:t>
      </w:r>
      <w:r w:rsidR="004B6828">
        <w:rPr>
          <w:rFonts w:eastAsia="Calibri, Calibri" w:cs="Calibri, Calibri"/>
          <w:color w:val="000000"/>
          <w:lang w:val="en-US"/>
        </w:rPr>
        <w:t>AVHRR</w:t>
      </w:r>
      <w:r w:rsidR="00CC6482">
        <w:rPr>
          <w:rFonts w:eastAsia="Calibri, Calibri" w:cs="Calibri, Calibri"/>
          <w:color w:val="000000"/>
          <w:lang w:val="en-US"/>
        </w:rPr>
        <w:t xml:space="preserve"> </w:t>
      </w:r>
      <w:r w:rsidR="00AE0554">
        <w:rPr>
          <w:rFonts w:eastAsia="Calibri, Calibri" w:cs="Calibri, Calibri"/>
          <w:color w:val="000000"/>
          <w:lang w:val="en-US"/>
        </w:rPr>
        <w:t>data</w:t>
      </w:r>
      <w:r w:rsidR="004B6828">
        <w:rPr>
          <w:rFonts w:eastAsia="Calibri, Calibri" w:cs="Calibri, Calibri"/>
          <w:color w:val="000000"/>
          <w:lang w:val="en-US"/>
        </w:rPr>
        <w:t xml:space="preserve"> </w:t>
      </w:r>
      <w:r w:rsidR="00CD7FD5">
        <w:rPr>
          <w:rFonts w:eastAsia="Calibri, Calibri" w:cs="Calibri, Calibri"/>
          <w:color w:val="000000"/>
          <w:lang w:val="en-US"/>
        </w:rPr>
        <w:t xml:space="preserve">tar file </w:t>
      </w:r>
      <w:r w:rsidR="00035E18" w:rsidRPr="00362708">
        <w:rPr>
          <w:rFonts w:eastAsia="Calibri, Calibri" w:cs="Calibri, Calibri"/>
          <w:color w:val="000000"/>
          <w:lang w:val="en-US"/>
        </w:rPr>
        <w:t xml:space="preserve">includes </w:t>
      </w:r>
      <w:r w:rsidR="004B6828">
        <w:rPr>
          <w:rFonts w:eastAsia="Calibri, Calibri" w:cs="Calibri, Calibri"/>
          <w:color w:val="000000"/>
          <w:lang w:val="en-US"/>
        </w:rPr>
        <w:t>14</w:t>
      </w:r>
      <w:r w:rsidR="00035E18" w:rsidRPr="00362708">
        <w:rPr>
          <w:rFonts w:eastAsia="Calibri, Calibri" w:cs="Calibri, Calibri"/>
          <w:color w:val="000000"/>
          <w:lang w:val="en-US"/>
        </w:rPr>
        <w:t xml:space="preserve"> </w:t>
      </w:r>
      <w:proofErr w:type="spellStart"/>
      <w:r>
        <w:rPr>
          <w:rFonts w:eastAsia="Calibri, Calibri" w:cs="Calibri, Calibri"/>
          <w:color w:val="000000"/>
          <w:lang w:val="en-US"/>
        </w:rPr>
        <w:t>geotiff</w:t>
      </w:r>
      <w:proofErr w:type="spellEnd"/>
      <w:r w:rsidR="00CD7FD5">
        <w:rPr>
          <w:rFonts w:eastAsia="Calibri, Calibri" w:cs="Calibri, Calibri"/>
          <w:color w:val="000000"/>
          <w:lang w:val="en-US"/>
        </w:rPr>
        <w:t xml:space="preserve"> files, where each file represents a band</w:t>
      </w:r>
      <w:r w:rsidR="00035E18" w:rsidRPr="00362708">
        <w:rPr>
          <w:rFonts w:eastAsia="Calibri, Calibri" w:cs="Calibri, Calibri"/>
          <w:color w:val="000000"/>
          <w:lang w:val="en-US"/>
        </w:rPr>
        <w:t>.</w:t>
      </w:r>
      <w:r w:rsidR="00CD7FD5">
        <w:rPr>
          <w:rFonts w:eastAsia="Calibri, Calibri" w:cs="Calibri, Calibri"/>
          <w:color w:val="000000"/>
          <w:lang w:val="en-US"/>
        </w:rPr>
        <w:t xml:space="preserve"> </w:t>
      </w:r>
      <w:r w:rsidR="00036BA5">
        <w:rPr>
          <w:rFonts w:eastAsia="Calibri, Calibri" w:cs="Calibri, Calibri"/>
          <w:color w:val="000000"/>
          <w:lang w:val="en-US"/>
        </w:rPr>
        <w:t>One band contains the maximum NDVI value for each pixel selected from the daily overpasses. The remaining 13 bands are the data values that coincident with the observation value selected as the maximum NDVI value. They include ch</w:t>
      </w:r>
      <w:r w:rsidR="00E01755">
        <w:rPr>
          <w:rFonts w:eastAsia="Calibri, Calibri" w:cs="Calibri, Calibri"/>
          <w:color w:val="000000"/>
          <w:lang w:val="en-US"/>
        </w:rPr>
        <w:t>a</w:t>
      </w:r>
      <w:r w:rsidR="00036BA5">
        <w:rPr>
          <w:rFonts w:eastAsia="Calibri, Calibri" w:cs="Calibri, Calibri"/>
          <w:color w:val="000000"/>
          <w:lang w:val="en-US"/>
        </w:rPr>
        <w:t>nnels 1 to 5, satellite viewing geometry data (three bands), corrected channels 1 and 2 reflectance, a quality-control band indicating the or</w:t>
      </w:r>
      <w:r w:rsidR="00E01755">
        <w:rPr>
          <w:rFonts w:eastAsia="Calibri, Calibri" w:cs="Calibri, Calibri"/>
          <w:color w:val="000000"/>
          <w:lang w:val="en-US"/>
        </w:rPr>
        <w:t>i</w:t>
      </w:r>
      <w:r w:rsidR="00036BA5">
        <w:rPr>
          <w:rFonts w:eastAsia="Calibri, Calibri" w:cs="Calibri, Calibri"/>
          <w:color w:val="000000"/>
          <w:lang w:val="en-US"/>
        </w:rPr>
        <w:t>gin of the water vapor and ozone values, a band that contains a pointer to the scene identification number for each pixel selected from the same daily pass as the maximum NDVI value, and the cloud mask.</w:t>
      </w:r>
      <w:r w:rsidR="00CD7FD5">
        <w:rPr>
          <w:rFonts w:eastAsia="Calibri, Calibri" w:cs="Calibri, Calibri"/>
          <w:color w:val="000000"/>
          <w:lang w:val="en-US"/>
        </w:rPr>
        <w:t xml:space="preserve"> </w:t>
      </w:r>
      <w:r w:rsidR="003D75E4">
        <w:rPr>
          <w:rFonts w:eastAsia="Calibri, Calibri" w:cs="Calibri, Calibri"/>
          <w:color w:val="000000"/>
          <w:lang w:val="en-US"/>
        </w:rPr>
        <w:t xml:space="preserve">The cloud mask has values from 0 to 200. The individual values are keyed to which test </w:t>
      </w:r>
      <w:del w:id="16" w:author="jiang" w:date="2014-02-14T10:23:00Z">
        <w:r w:rsidR="003D75E4" w:rsidDel="00D11C6B">
          <w:rPr>
            <w:rFonts w:eastAsia="Calibri, Calibri" w:cs="Calibri, Calibri"/>
            <w:color w:val="000000"/>
            <w:lang w:val="en-US"/>
          </w:rPr>
          <w:delText>a</w:delText>
        </w:r>
      </w:del>
      <w:r w:rsidR="003D75E4">
        <w:rPr>
          <w:rFonts w:eastAsia="Calibri, Calibri" w:cs="Calibri, Calibri"/>
          <w:color w:val="000000"/>
          <w:lang w:val="en-US"/>
        </w:rPr>
        <w:t xml:space="preserve">is ultimately used to determine if the pixel is clear or cloudy. Values less than 100 are clear, </w:t>
      </w:r>
      <w:ins w:id="17" w:author="jiang" w:date="2014-02-14T10:24:00Z">
        <w:r w:rsidR="00D11C6B">
          <w:rPr>
            <w:rFonts w:eastAsia="Calibri, Calibri" w:cs="Calibri, Calibri"/>
            <w:color w:val="000000"/>
            <w:lang w:val="en-US"/>
          </w:rPr>
          <w:t xml:space="preserve">and </w:t>
        </w:r>
      </w:ins>
      <w:r w:rsidR="003D75E4">
        <w:rPr>
          <w:rFonts w:eastAsia="Calibri, Calibri" w:cs="Calibri, Calibri"/>
          <w:color w:val="000000"/>
          <w:lang w:val="en-US"/>
        </w:rPr>
        <w:t xml:space="preserve">values 100 or greater are clouds. </w:t>
      </w:r>
      <w:r w:rsidR="001B4A2A">
        <w:rPr>
          <w:rFonts w:eastAsia="Calibri, Calibri" w:cs="Calibri, Calibri"/>
          <w:color w:val="000000"/>
          <w:lang w:val="en-US"/>
        </w:rPr>
        <w:t xml:space="preserve">Table </w:t>
      </w:r>
      <w:r w:rsidR="0071790B">
        <w:rPr>
          <w:rFonts w:eastAsia="Calibri, Calibri" w:cs="Calibri, Calibri"/>
          <w:color w:val="000000"/>
          <w:lang w:val="en-US"/>
        </w:rPr>
        <w:t>2.</w:t>
      </w:r>
      <w:r w:rsidR="001B4A2A">
        <w:rPr>
          <w:rFonts w:eastAsia="Calibri, Calibri" w:cs="Calibri, Calibri"/>
          <w:color w:val="000000"/>
          <w:lang w:val="en-US"/>
        </w:rPr>
        <w:t>1 describes the band</w:t>
      </w:r>
      <w:r w:rsidR="0071790B">
        <w:rPr>
          <w:rFonts w:eastAsia="Calibri, Calibri" w:cs="Calibri, Calibri"/>
          <w:color w:val="000000"/>
          <w:lang w:val="en-US"/>
        </w:rPr>
        <w:t>s and their</w:t>
      </w:r>
      <w:r w:rsidR="001B4A2A">
        <w:rPr>
          <w:rFonts w:eastAsia="Calibri, Calibri" w:cs="Calibri, Calibri"/>
          <w:color w:val="000000"/>
          <w:lang w:val="en-US"/>
        </w:rPr>
        <w:t xml:space="preserve"> possible value range</w:t>
      </w:r>
      <w:r w:rsidR="0071790B">
        <w:rPr>
          <w:rFonts w:eastAsia="Calibri, Calibri" w:cs="Calibri, Calibri"/>
          <w:color w:val="000000"/>
          <w:lang w:val="en-US"/>
        </w:rPr>
        <w:t>s</w:t>
      </w:r>
      <w:r w:rsidR="001B4A2A">
        <w:rPr>
          <w:rFonts w:eastAsia="Calibri, Calibri" w:cs="Calibri, Calibri"/>
          <w:color w:val="000000"/>
          <w:lang w:val="en-US"/>
        </w:rPr>
        <w:t>.</w:t>
      </w:r>
    </w:p>
    <w:p w14:paraId="288726EF" w14:textId="77777777" w:rsidR="001B4A2A" w:rsidRDefault="001B4A2A">
      <w:pPr>
        <w:pStyle w:val="Standard"/>
        <w:autoSpaceDE w:val="0"/>
        <w:jc w:val="both"/>
        <w:rPr>
          <w:rFonts w:eastAsia="Calibri, Calibri" w:cs="Calibri, Calibri"/>
          <w:color w:val="000000"/>
          <w:lang w:val="en-US"/>
        </w:rPr>
      </w:pPr>
    </w:p>
    <w:p w14:paraId="0DE048DE" w14:textId="77777777" w:rsidR="001B4A2A" w:rsidRDefault="001B4A2A">
      <w:pPr>
        <w:pStyle w:val="Standard"/>
        <w:autoSpaceDE w:val="0"/>
        <w:jc w:val="both"/>
        <w:rPr>
          <w:rFonts w:eastAsia="Calibri, Calibri" w:cs="Calibri, Calibri"/>
          <w:color w:val="000000"/>
          <w:lang w:val="en-US"/>
        </w:rPr>
      </w:pPr>
    </w:p>
    <w:p w14:paraId="2F335405" w14:textId="0F2353C1" w:rsidR="00541588" w:rsidRPr="00A55390" w:rsidRDefault="00541588" w:rsidP="00A55390">
      <w:pPr>
        <w:pStyle w:val="Caption"/>
        <w:keepNext/>
        <w:jc w:val="center"/>
        <w:rPr>
          <w:b/>
        </w:rPr>
      </w:pPr>
      <w:r w:rsidRPr="00A55390">
        <w:rPr>
          <w:b/>
          <w:i w:val="0"/>
        </w:rPr>
        <w:t xml:space="preserve">Table </w:t>
      </w:r>
      <w:r w:rsidR="0071790B">
        <w:rPr>
          <w:b/>
          <w:i w:val="0"/>
        </w:rPr>
        <w:t>2.</w:t>
      </w:r>
      <w:r w:rsidRPr="00A55390">
        <w:rPr>
          <w:b/>
          <w:i w:val="0"/>
        </w:rPr>
        <w:fldChar w:fldCharType="begin"/>
      </w:r>
      <w:r w:rsidRPr="00A55390">
        <w:rPr>
          <w:b/>
          <w:i w:val="0"/>
        </w:rPr>
        <w:instrText xml:space="preserve"> SEQ Table \* ARABIC </w:instrText>
      </w:r>
      <w:r w:rsidRPr="00A55390">
        <w:rPr>
          <w:b/>
          <w:i w:val="0"/>
        </w:rPr>
        <w:fldChar w:fldCharType="separate"/>
      </w:r>
      <w:r w:rsidRPr="00A55390">
        <w:rPr>
          <w:b/>
          <w:i w:val="0"/>
          <w:noProof/>
        </w:rPr>
        <w:t>1</w:t>
      </w:r>
      <w:r w:rsidRPr="00A55390">
        <w:rPr>
          <w:b/>
          <w:i w:val="0"/>
        </w:rPr>
        <w:fldChar w:fldCharType="end"/>
      </w:r>
      <w:r>
        <w:rPr>
          <w:b/>
          <w:i w:val="0"/>
        </w:rPr>
        <w:t xml:space="preserve">.  </w:t>
      </w:r>
      <w:r w:rsidRPr="00A55390">
        <w:rPr>
          <w:b/>
          <w:i w:val="0"/>
        </w:rPr>
        <w:t>Band description of composite images</w:t>
      </w:r>
    </w:p>
    <w:tbl>
      <w:tblPr>
        <w:tblStyle w:val="TableGrid"/>
        <w:tblW w:w="0" w:type="auto"/>
        <w:tblInd w:w="108" w:type="dxa"/>
        <w:tblLook w:val="04A0" w:firstRow="1" w:lastRow="0" w:firstColumn="1" w:lastColumn="0" w:noHBand="0" w:noVBand="1"/>
      </w:tblPr>
      <w:tblGrid>
        <w:gridCol w:w="855"/>
        <w:gridCol w:w="5715"/>
        <w:gridCol w:w="3069"/>
      </w:tblGrid>
      <w:tr w:rsidR="00BB4CEE" w14:paraId="47223FE4" w14:textId="77777777" w:rsidTr="00A55390">
        <w:trPr>
          <w:trHeight w:val="320"/>
        </w:trPr>
        <w:tc>
          <w:tcPr>
            <w:tcW w:w="855" w:type="dxa"/>
          </w:tcPr>
          <w:p w14:paraId="7AA3AE1A" w14:textId="76A82C66"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Band</w:t>
            </w:r>
          </w:p>
        </w:tc>
        <w:tc>
          <w:tcPr>
            <w:tcW w:w="5715" w:type="dxa"/>
          </w:tcPr>
          <w:p w14:paraId="745B06A1" w14:textId="2CBC2A5C"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Description</w:t>
            </w:r>
          </w:p>
        </w:tc>
        <w:tc>
          <w:tcPr>
            <w:tcW w:w="3069" w:type="dxa"/>
          </w:tcPr>
          <w:p w14:paraId="631A3537" w14:textId="49B1D513"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Value Range</w:t>
            </w:r>
          </w:p>
        </w:tc>
      </w:tr>
      <w:tr w:rsidR="00BB4CEE" w14:paraId="1524573A" w14:textId="77777777" w:rsidTr="00A55390">
        <w:trPr>
          <w:trHeight w:val="320"/>
        </w:trPr>
        <w:tc>
          <w:tcPr>
            <w:tcW w:w="855" w:type="dxa"/>
          </w:tcPr>
          <w:p w14:paraId="07F9F203" w14:textId="464828F2"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1</w:t>
            </w:r>
          </w:p>
        </w:tc>
        <w:tc>
          <w:tcPr>
            <w:tcW w:w="5715" w:type="dxa"/>
          </w:tcPr>
          <w:p w14:paraId="1AC60AF3" w14:textId="5957AD18"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Top of atmosphere Channel 1 reflectance</w:t>
            </w:r>
          </w:p>
        </w:tc>
        <w:tc>
          <w:tcPr>
            <w:tcW w:w="3069" w:type="dxa"/>
          </w:tcPr>
          <w:p w14:paraId="3A9EC60C" w14:textId="77777777" w:rsidR="00BB4CEE" w:rsidRDefault="00BB4CEE" w:rsidP="00A55390">
            <w:pPr>
              <w:pStyle w:val="Standard"/>
              <w:autoSpaceDE w:val="0"/>
              <w:rPr>
                <w:rFonts w:eastAsia="Calibri, Calibri" w:cs="Calibri, Calibri"/>
                <w:color w:val="000000"/>
                <w:lang w:val="en-US"/>
              </w:rPr>
            </w:pPr>
          </w:p>
        </w:tc>
      </w:tr>
      <w:tr w:rsidR="00BB4CEE" w14:paraId="176AEC05" w14:textId="77777777" w:rsidTr="00A55390">
        <w:trPr>
          <w:trHeight w:val="338"/>
        </w:trPr>
        <w:tc>
          <w:tcPr>
            <w:tcW w:w="855" w:type="dxa"/>
          </w:tcPr>
          <w:p w14:paraId="2E33137A" w14:textId="36B422D2"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2</w:t>
            </w:r>
          </w:p>
        </w:tc>
        <w:tc>
          <w:tcPr>
            <w:tcW w:w="5715" w:type="dxa"/>
          </w:tcPr>
          <w:p w14:paraId="787F0D21" w14:textId="7A695A24"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Top of atmosphere Channel 2 reflectance</w:t>
            </w:r>
          </w:p>
        </w:tc>
        <w:tc>
          <w:tcPr>
            <w:tcW w:w="3069" w:type="dxa"/>
          </w:tcPr>
          <w:p w14:paraId="3D2794B6" w14:textId="77777777" w:rsidR="00BB4CEE" w:rsidRDefault="00BB4CEE" w:rsidP="00A55390">
            <w:pPr>
              <w:pStyle w:val="Standard"/>
              <w:autoSpaceDE w:val="0"/>
              <w:rPr>
                <w:rFonts w:eastAsia="Calibri, Calibri" w:cs="Calibri, Calibri"/>
                <w:color w:val="000000"/>
                <w:lang w:val="en-US"/>
              </w:rPr>
            </w:pPr>
          </w:p>
        </w:tc>
      </w:tr>
      <w:tr w:rsidR="00BB4CEE" w14:paraId="123B72A7" w14:textId="77777777" w:rsidTr="00A55390">
        <w:trPr>
          <w:trHeight w:val="320"/>
        </w:trPr>
        <w:tc>
          <w:tcPr>
            <w:tcW w:w="855" w:type="dxa"/>
          </w:tcPr>
          <w:p w14:paraId="7BED489D" w14:textId="37A8A2FD"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3</w:t>
            </w:r>
          </w:p>
        </w:tc>
        <w:tc>
          <w:tcPr>
            <w:tcW w:w="5715" w:type="dxa"/>
          </w:tcPr>
          <w:p w14:paraId="5907B634" w14:textId="5B818F70"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Radiance</w:t>
            </w:r>
          </w:p>
        </w:tc>
        <w:tc>
          <w:tcPr>
            <w:tcW w:w="3069" w:type="dxa"/>
          </w:tcPr>
          <w:p w14:paraId="17E5DCCF" w14:textId="77777777" w:rsidR="00BB4CEE" w:rsidRDefault="00BB4CEE" w:rsidP="00A55390">
            <w:pPr>
              <w:pStyle w:val="Standard"/>
              <w:autoSpaceDE w:val="0"/>
              <w:rPr>
                <w:rFonts w:eastAsia="Calibri, Calibri" w:cs="Calibri, Calibri"/>
                <w:color w:val="000000"/>
                <w:lang w:val="en-US"/>
              </w:rPr>
            </w:pPr>
          </w:p>
        </w:tc>
      </w:tr>
      <w:tr w:rsidR="00BB4CEE" w14:paraId="10AFED10" w14:textId="77777777" w:rsidTr="00A55390">
        <w:trPr>
          <w:trHeight w:val="320"/>
        </w:trPr>
        <w:tc>
          <w:tcPr>
            <w:tcW w:w="855" w:type="dxa"/>
          </w:tcPr>
          <w:p w14:paraId="0DAA27D2" w14:textId="14689920"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4</w:t>
            </w:r>
          </w:p>
        </w:tc>
        <w:tc>
          <w:tcPr>
            <w:tcW w:w="5715" w:type="dxa"/>
          </w:tcPr>
          <w:p w14:paraId="53C64AC7" w14:textId="0BC72783"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Temperature</w:t>
            </w:r>
          </w:p>
        </w:tc>
        <w:tc>
          <w:tcPr>
            <w:tcW w:w="3069" w:type="dxa"/>
          </w:tcPr>
          <w:p w14:paraId="792F8390" w14:textId="77777777" w:rsidR="00BB4CEE" w:rsidRDefault="00BB4CEE" w:rsidP="00A55390">
            <w:pPr>
              <w:pStyle w:val="Standard"/>
              <w:autoSpaceDE w:val="0"/>
              <w:rPr>
                <w:rFonts w:eastAsia="Calibri, Calibri" w:cs="Calibri, Calibri"/>
                <w:color w:val="000000"/>
                <w:lang w:val="en-US"/>
              </w:rPr>
            </w:pPr>
          </w:p>
        </w:tc>
      </w:tr>
      <w:tr w:rsidR="00BB4CEE" w14:paraId="6B7758F1" w14:textId="77777777" w:rsidTr="00A55390">
        <w:trPr>
          <w:trHeight w:val="320"/>
        </w:trPr>
        <w:tc>
          <w:tcPr>
            <w:tcW w:w="855" w:type="dxa"/>
          </w:tcPr>
          <w:p w14:paraId="4826458B" w14:textId="7243799E"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5</w:t>
            </w:r>
          </w:p>
        </w:tc>
        <w:tc>
          <w:tcPr>
            <w:tcW w:w="5715" w:type="dxa"/>
          </w:tcPr>
          <w:p w14:paraId="7F46D150" w14:textId="219DA8F9"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Temperature</w:t>
            </w:r>
          </w:p>
        </w:tc>
        <w:tc>
          <w:tcPr>
            <w:tcW w:w="3069" w:type="dxa"/>
          </w:tcPr>
          <w:p w14:paraId="5AD8F8E0" w14:textId="77777777" w:rsidR="00BB4CEE" w:rsidRDefault="00BB4CEE" w:rsidP="00A55390">
            <w:pPr>
              <w:pStyle w:val="Standard"/>
              <w:autoSpaceDE w:val="0"/>
              <w:rPr>
                <w:rFonts w:eastAsia="Calibri, Calibri" w:cs="Calibri, Calibri"/>
                <w:color w:val="000000"/>
                <w:lang w:val="en-US"/>
              </w:rPr>
            </w:pPr>
          </w:p>
        </w:tc>
      </w:tr>
      <w:tr w:rsidR="00BB4CEE" w14:paraId="74436930" w14:textId="77777777" w:rsidTr="00A55390">
        <w:trPr>
          <w:trHeight w:val="320"/>
        </w:trPr>
        <w:tc>
          <w:tcPr>
            <w:tcW w:w="855" w:type="dxa"/>
          </w:tcPr>
          <w:p w14:paraId="5C9C0677" w14:textId="386814A0"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6</w:t>
            </w:r>
          </w:p>
        </w:tc>
        <w:tc>
          <w:tcPr>
            <w:tcW w:w="5715" w:type="dxa"/>
          </w:tcPr>
          <w:p w14:paraId="68B0F93E" w14:textId="0BEC127F"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NDVI</w:t>
            </w:r>
          </w:p>
        </w:tc>
        <w:tc>
          <w:tcPr>
            <w:tcW w:w="3069" w:type="dxa"/>
          </w:tcPr>
          <w:p w14:paraId="57EAE7E3" w14:textId="2C08F1B2" w:rsidR="00BB4CEE" w:rsidRDefault="00A769C1"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0-99, cloud, snow, water</w:t>
            </w:r>
          </w:p>
          <w:p w14:paraId="68569C95" w14:textId="417CF3ED" w:rsidR="00A769C1" w:rsidRDefault="00A769C1"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100-200, valid NDVI</w:t>
            </w:r>
          </w:p>
        </w:tc>
      </w:tr>
      <w:tr w:rsidR="00BB4CEE" w14:paraId="54CCD0EE" w14:textId="77777777" w:rsidTr="00A55390">
        <w:trPr>
          <w:trHeight w:val="320"/>
        </w:trPr>
        <w:tc>
          <w:tcPr>
            <w:tcW w:w="855" w:type="dxa"/>
          </w:tcPr>
          <w:p w14:paraId="59275B22" w14:textId="69CEE6E6"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7</w:t>
            </w:r>
          </w:p>
        </w:tc>
        <w:tc>
          <w:tcPr>
            <w:tcW w:w="5715" w:type="dxa"/>
          </w:tcPr>
          <w:p w14:paraId="55E01B90" w14:textId="3758381F"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Satellite zenith</w:t>
            </w:r>
          </w:p>
        </w:tc>
        <w:tc>
          <w:tcPr>
            <w:tcW w:w="3069" w:type="dxa"/>
          </w:tcPr>
          <w:p w14:paraId="118E58F4" w14:textId="77777777" w:rsidR="00BB4CEE" w:rsidRDefault="00BB4CEE" w:rsidP="00A55390">
            <w:pPr>
              <w:pStyle w:val="Standard"/>
              <w:autoSpaceDE w:val="0"/>
              <w:rPr>
                <w:rFonts w:eastAsia="Calibri, Calibri" w:cs="Calibri, Calibri"/>
                <w:color w:val="000000"/>
                <w:lang w:val="en-US"/>
              </w:rPr>
            </w:pPr>
          </w:p>
        </w:tc>
      </w:tr>
      <w:tr w:rsidR="00BB4CEE" w14:paraId="74D06193" w14:textId="77777777" w:rsidTr="00A55390">
        <w:trPr>
          <w:trHeight w:val="320"/>
        </w:trPr>
        <w:tc>
          <w:tcPr>
            <w:tcW w:w="855" w:type="dxa"/>
          </w:tcPr>
          <w:p w14:paraId="24407481" w14:textId="1DA6C8CD"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8</w:t>
            </w:r>
          </w:p>
        </w:tc>
        <w:tc>
          <w:tcPr>
            <w:tcW w:w="5715" w:type="dxa"/>
          </w:tcPr>
          <w:p w14:paraId="57C24417" w14:textId="4E6DD647"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Solar Zenith</w:t>
            </w:r>
          </w:p>
        </w:tc>
        <w:tc>
          <w:tcPr>
            <w:tcW w:w="3069" w:type="dxa"/>
          </w:tcPr>
          <w:p w14:paraId="52BB0E48" w14:textId="77777777" w:rsidR="00BB4CEE" w:rsidRDefault="00BB4CEE" w:rsidP="00BB4CEE">
            <w:pPr>
              <w:pStyle w:val="Standard"/>
              <w:autoSpaceDE w:val="0"/>
              <w:rPr>
                <w:rFonts w:eastAsia="Calibri, Calibri" w:cs="Calibri, Calibri"/>
                <w:color w:val="000000"/>
                <w:lang w:val="en-US"/>
              </w:rPr>
            </w:pPr>
          </w:p>
        </w:tc>
      </w:tr>
      <w:tr w:rsidR="00BB4CEE" w14:paraId="3B376E95" w14:textId="77777777" w:rsidTr="00A55390">
        <w:trPr>
          <w:trHeight w:val="320"/>
        </w:trPr>
        <w:tc>
          <w:tcPr>
            <w:tcW w:w="855" w:type="dxa"/>
          </w:tcPr>
          <w:p w14:paraId="50D68810" w14:textId="2272197F"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9</w:t>
            </w:r>
          </w:p>
        </w:tc>
        <w:tc>
          <w:tcPr>
            <w:tcW w:w="5715" w:type="dxa"/>
          </w:tcPr>
          <w:p w14:paraId="512EBB22" w14:textId="66C2338A"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Relative Azimuth</w:t>
            </w:r>
          </w:p>
        </w:tc>
        <w:tc>
          <w:tcPr>
            <w:tcW w:w="3069" w:type="dxa"/>
          </w:tcPr>
          <w:p w14:paraId="08CDE1B8" w14:textId="77777777" w:rsidR="00BB4CEE" w:rsidRDefault="00BB4CEE" w:rsidP="00BB4CEE">
            <w:pPr>
              <w:pStyle w:val="Standard"/>
              <w:autoSpaceDE w:val="0"/>
              <w:rPr>
                <w:rFonts w:eastAsia="Calibri, Calibri" w:cs="Calibri, Calibri"/>
                <w:color w:val="000000"/>
                <w:lang w:val="en-US"/>
              </w:rPr>
            </w:pPr>
          </w:p>
        </w:tc>
      </w:tr>
      <w:tr w:rsidR="00BB4CEE" w14:paraId="5300EBA7" w14:textId="77777777" w:rsidTr="00A55390">
        <w:trPr>
          <w:trHeight w:val="658"/>
        </w:trPr>
        <w:tc>
          <w:tcPr>
            <w:tcW w:w="855" w:type="dxa"/>
          </w:tcPr>
          <w:p w14:paraId="1A3F7FE4" w14:textId="0E48D962"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10</w:t>
            </w:r>
          </w:p>
        </w:tc>
        <w:tc>
          <w:tcPr>
            <w:tcW w:w="5715" w:type="dxa"/>
          </w:tcPr>
          <w:p w14:paraId="111A04D4" w14:textId="4340157E"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Atmospherically corrected Channel 1 surface reflectance</w:t>
            </w:r>
          </w:p>
        </w:tc>
        <w:tc>
          <w:tcPr>
            <w:tcW w:w="3069" w:type="dxa"/>
          </w:tcPr>
          <w:p w14:paraId="2E37F8EE" w14:textId="77777777" w:rsidR="00BB4CEE" w:rsidRDefault="00BB4CEE" w:rsidP="00BB4CEE">
            <w:pPr>
              <w:pStyle w:val="Standard"/>
              <w:autoSpaceDE w:val="0"/>
              <w:rPr>
                <w:rFonts w:eastAsia="Calibri, Calibri" w:cs="Calibri, Calibri"/>
                <w:color w:val="000000"/>
                <w:lang w:val="en-US"/>
              </w:rPr>
            </w:pPr>
          </w:p>
        </w:tc>
      </w:tr>
      <w:tr w:rsidR="00BB4CEE" w14:paraId="1EF772BD" w14:textId="77777777" w:rsidTr="00A55390">
        <w:trPr>
          <w:trHeight w:val="320"/>
        </w:trPr>
        <w:tc>
          <w:tcPr>
            <w:tcW w:w="855" w:type="dxa"/>
          </w:tcPr>
          <w:p w14:paraId="74CBD21A" w14:textId="1BC83994"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11</w:t>
            </w:r>
          </w:p>
        </w:tc>
        <w:tc>
          <w:tcPr>
            <w:tcW w:w="5715" w:type="dxa"/>
          </w:tcPr>
          <w:p w14:paraId="4A483531" w14:textId="0C854CE2"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Atmospheric corrected Channel 2 surface reflectance</w:t>
            </w:r>
          </w:p>
        </w:tc>
        <w:tc>
          <w:tcPr>
            <w:tcW w:w="3069" w:type="dxa"/>
          </w:tcPr>
          <w:p w14:paraId="4F2D7B7B" w14:textId="77777777" w:rsidR="00BB4CEE" w:rsidRDefault="00BB4CEE" w:rsidP="00BB4CEE">
            <w:pPr>
              <w:pStyle w:val="Standard"/>
              <w:autoSpaceDE w:val="0"/>
              <w:rPr>
                <w:rFonts w:eastAsia="Calibri, Calibri" w:cs="Calibri, Calibri"/>
                <w:color w:val="000000"/>
                <w:lang w:val="en-US"/>
              </w:rPr>
            </w:pPr>
          </w:p>
        </w:tc>
      </w:tr>
      <w:tr w:rsidR="00BB4CEE" w14:paraId="5C2E23DC" w14:textId="77777777" w:rsidTr="00A55390">
        <w:trPr>
          <w:trHeight w:val="320"/>
        </w:trPr>
        <w:tc>
          <w:tcPr>
            <w:tcW w:w="855" w:type="dxa"/>
          </w:tcPr>
          <w:p w14:paraId="0E44E5DD" w14:textId="6B55A659"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12</w:t>
            </w:r>
          </w:p>
        </w:tc>
        <w:tc>
          <w:tcPr>
            <w:tcW w:w="5715" w:type="dxa"/>
          </w:tcPr>
          <w:p w14:paraId="04330995" w14:textId="70E31FDD"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QA/QC</w:t>
            </w:r>
          </w:p>
        </w:tc>
        <w:tc>
          <w:tcPr>
            <w:tcW w:w="3069" w:type="dxa"/>
          </w:tcPr>
          <w:p w14:paraId="350358BE" w14:textId="77777777" w:rsidR="00BB4CEE" w:rsidRDefault="00BB4CEE" w:rsidP="00BB4CEE">
            <w:pPr>
              <w:pStyle w:val="Standard"/>
              <w:autoSpaceDE w:val="0"/>
              <w:rPr>
                <w:rFonts w:eastAsia="Calibri, Calibri" w:cs="Calibri, Calibri"/>
                <w:color w:val="000000"/>
                <w:lang w:val="en-US"/>
              </w:rPr>
            </w:pPr>
          </w:p>
        </w:tc>
      </w:tr>
      <w:tr w:rsidR="00BB4CEE" w14:paraId="77EB6C4D" w14:textId="77777777" w:rsidTr="00A55390">
        <w:trPr>
          <w:trHeight w:val="320"/>
        </w:trPr>
        <w:tc>
          <w:tcPr>
            <w:tcW w:w="855" w:type="dxa"/>
          </w:tcPr>
          <w:p w14:paraId="468B228E" w14:textId="68FD000A"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13</w:t>
            </w:r>
          </w:p>
        </w:tc>
        <w:tc>
          <w:tcPr>
            <w:tcW w:w="5715" w:type="dxa"/>
          </w:tcPr>
          <w:p w14:paraId="62B9755B" w14:textId="4CF76E14"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Date index</w:t>
            </w:r>
          </w:p>
        </w:tc>
        <w:tc>
          <w:tcPr>
            <w:tcW w:w="3069" w:type="dxa"/>
          </w:tcPr>
          <w:p w14:paraId="7FD800BE" w14:textId="77777777" w:rsidR="00BB4CEE" w:rsidRDefault="00BB4CEE" w:rsidP="00BB4CEE">
            <w:pPr>
              <w:pStyle w:val="Standard"/>
              <w:autoSpaceDE w:val="0"/>
              <w:rPr>
                <w:rFonts w:eastAsia="Calibri, Calibri" w:cs="Calibri, Calibri"/>
                <w:color w:val="000000"/>
                <w:lang w:val="en-US"/>
              </w:rPr>
            </w:pPr>
          </w:p>
        </w:tc>
      </w:tr>
      <w:tr w:rsidR="00BB4CEE" w14:paraId="04E38728" w14:textId="77777777" w:rsidTr="00A55390">
        <w:trPr>
          <w:trHeight w:val="658"/>
        </w:trPr>
        <w:tc>
          <w:tcPr>
            <w:tcW w:w="855" w:type="dxa"/>
          </w:tcPr>
          <w:p w14:paraId="09ABC3AE" w14:textId="4B46C510"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14</w:t>
            </w:r>
          </w:p>
        </w:tc>
        <w:tc>
          <w:tcPr>
            <w:tcW w:w="5715" w:type="dxa"/>
          </w:tcPr>
          <w:p w14:paraId="1D7EA63B" w14:textId="0A9DAABA"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Cloud mask</w:t>
            </w:r>
          </w:p>
        </w:tc>
        <w:tc>
          <w:tcPr>
            <w:tcW w:w="3069" w:type="dxa"/>
          </w:tcPr>
          <w:p w14:paraId="1EBBEBDE" w14:textId="744CE889"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0-99, clear, 100-200, cloudy</w:t>
            </w:r>
          </w:p>
        </w:tc>
      </w:tr>
    </w:tbl>
    <w:p w14:paraId="712D7F89" w14:textId="77777777" w:rsidR="001B4A2A" w:rsidRDefault="001B4A2A">
      <w:pPr>
        <w:pStyle w:val="Standard"/>
        <w:autoSpaceDE w:val="0"/>
        <w:jc w:val="both"/>
        <w:rPr>
          <w:rFonts w:eastAsia="Calibri, Calibri" w:cs="Calibri, Calibri"/>
          <w:color w:val="000000"/>
          <w:lang w:val="en-US"/>
        </w:rPr>
      </w:pPr>
    </w:p>
    <w:p w14:paraId="028CDE01" w14:textId="067717CA" w:rsidR="001B4A2A" w:rsidRDefault="00571377" w:rsidP="00A55390">
      <w:pPr>
        <w:pStyle w:val="Standard"/>
        <w:autoSpaceDE w:val="0"/>
        <w:ind w:firstLine="706"/>
        <w:jc w:val="both"/>
        <w:rPr>
          <w:rFonts w:eastAsia="Calibri, Calibri" w:cs="Calibri, Calibri"/>
          <w:color w:val="000000"/>
          <w:lang w:val="en-US"/>
        </w:rPr>
      </w:pPr>
      <w:r>
        <w:rPr>
          <w:rFonts w:eastAsia="Calibri, Calibri" w:cs="Calibri, Calibri"/>
          <w:color w:val="000000"/>
          <w:lang w:val="en-US"/>
        </w:rPr>
        <w:t>The dataset is available at earthexplorer.usgs.gov.</w:t>
      </w:r>
      <w:r w:rsidR="00835A32">
        <w:rPr>
          <w:rFonts w:eastAsia="Calibri, Calibri" w:cs="Calibri, Calibri"/>
          <w:color w:val="000000"/>
          <w:lang w:val="en-US"/>
        </w:rPr>
        <w:t xml:space="preserve"> W</w:t>
      </w:r>
      <w:r>
        <w:rPr>
          <w:rFonts w:eastAsia="Calibri, Calibri" w:cs="Calibri, Calibri"/>
          <w:color w:val="000000"/>
          <w:lang w:val="en-US"/>
        </w:rPr>
        <w:t xml:space="preserve">e downloaded </w:t>
      </w:r>
      <w:r w:rsidR="00AE0554">
        <w:rPr>
          <w:rFonts w:eastAsia="Calibri, Calibri" w:cs="Calibri, Calibri"/>
          <w:color w:val="000000"/>
          <w:lang w:val="en-US"/>
        </w:rPr>
        <w:t xml:space="preserve">NDVI data from 1995 to 2012 </w:t>
      </w:r>
      <w:r>
        <w:rPr>
          <w:rFonts w:eastAsia="Calibri, Calibri" w:cs="Calibri, Calibri"/>
          <w:color w:val="000000"/>
          <w:lang w:val="en-US"/>
        </w:rPr>
        <w:t xml:space="preserve">for NDVI metrics calculation. </w:t>
      </w:r>
      <w:r w:rsidR="00AE0554">
        <w:rPr>
          <w:rFonts w:eastAsia="Calibri, Calibri" w:cs="Calibri, Calibri"/>
          <w:color w:val="000000"/>
          <w:lang w:val="en-US"/>
        </w:rPr>
        <w:t>One</w:t>
      </w:r>
      <w:r w:rsidR="00D301CB">
        <w:rPr>
          <w:rFonts w:eastAsia="Calibri, Calibri" w:cs="Calibri, Calibri"/>
          <w:color w:val="000000"/>
          <w:lang w:val="en-US"/>
        </w:rPr>
        <w:t xml:space="preserve"> year of dataset includes 28 </w:t>
      </w:r>
      <w:r w:rsidR="00AE0554">
        <w:rPr>
          <w:rFonts w:eastAsia="Calibri, Calibri" w:cs="Calibri, Calibri"/>
          <w:color w:val="000000"/>
          <w:lang w:val="en-US"/>
        </w:rPr>
        <w:t xml:space="preserve">7-day composite collections of files. </w:t>
      </w:r>
      <w:r w:rsidR="00D301CB">
        <w:rPr>
          <w:rFonts w:eastAsia="Calibri, Calibri" w:cs="Calibri, Calibri"/>
          <w:color w:val="000000"/>
          <w:lang w:val="en-US"/>
        </w:rPr>
        <w:t xml:space="preserve">2006 dataset misses two 7-day composite data collections (4/5-4/11, 4/12-4/18) and 2007 dataset misses one 7-day composite data collection (10/2-10/8). </w:t>
      </w:r>
      <w:r>
        <w:rPr>
          <w:rFonts w:eastAsia="Calibri, Calibri" w:cs="Calibri, Calibri"/>
          <w:color w:val="000000"/>
          <w:lang w:val="en-US"/>
        </w:rPr>
        <w:t xml:space="preserve">   </w:t>
      </w:r>
    </w:p>
    <w:p w14:paraId="4C72310D" w14:textId="2801C16F" w:rsidR="00593FCF" w:rsidRPr="00362708" w:rsidRDefault="003D3222">
      <w:pPr>
        <w:pStyle w:val="Standard"/>
        <w:autoSpaceDE w:val="0"/>
        <w:jc w:val="both"/>
        <w:rPr>
          <w:lang w:val="en-US"/>
        </w:rPr>
      </w:pPr>
      <w:r>
        <w:rPr>
          <w:rFonts w:eastAsia="Calibri, Calibri" w:cs="Calibri, Calibri"/>
          <w:color w:val="000000"/>
          <w:lang w:val="en-US"/>
        </w:rPr>
        <w:tab/>
      </w:r>
    </w:p>
    <w:p w14:paraId="53D09DC2" w14:textId="77777777" w:rsidR="00593FCF" w:rsidRPr="00362708" w:rsidRDefault="00593FCF">
      <w:pPr>
        <w:pStyle w:val="Standard"/>
        <w:autoSpaceDE w:val="0"/>
        <w:jc w:val="both"/>
        <w:rPr>
          <w:lang w:val="en-US"/>
        </w:rPr>
      </w:pPr>
    </w:p>
    <w:p w14:paraId="5711B893" w14:textId="77777777" w:rsidR="00A77419" w:rsidRDefault="00A77419">
      <w:pPr>
        <w:pStyle w:val="Standard"/>
        <w:autoSpaceDE w:val="0"/>
        <w:jc w:val="both"/>
        <w:rPr>
          <w:rFonts w:eastAsia="Calibri, Calibri" w:cs="Calibri, Calibri"/>
          <w:b/>
          <w:color w:val="000000"/>
          <w:lang w:val="en-US"/>
        </w:rPr>
      </w:pPr>
    </w:p>
    <w:p w14:paraId="5DE2BFFC" w14:textId="77777777" w:rsidR="00A77419" w:rsidRDefault="00A77419">
      <w:pPr>
        <w:pStyle w:val="Standard"/>
        <w:autoSpaceDE w:val="0"/>
        <w:jc w:val="both"/>
        <w:rPr>
          <w:rFonts w:eastAsia="Calibri, Calibri" w:cs="Calibri, Calibri"/>
          <w:b/>
          <w:color w:val="000000"/>
          <w:lang w:val="en-US"/>
        </w:rPr>
      </w:pPr>
    </w:p>
    <w:p w14:paraId="0540F3BF" w14:textId="70FC0B5D" w:rsidR="00593FCF" w:rsidRPr="00025B43" w:rsidRDefault="000629E7">
      <w:pPr>
        <w:pStyle w:val="Standard"/>
        <w:autoSpaceDE w:val="0"/>
        <w:jc w:val="both"/>
        <w:rPr>
          <w:rFonts w:eastAsia="Calibri, Calibri" w:cs="Calibri, Calibri"/>
          <w:b/>
          <w:color w:val="000000"/>
          <w:lang w:val="en-US"/>
        </w:rPr>
      </w:pPr>
      <w:r w:rsidRPr="00025B43">
        <w:rPr>
          <w:rFonts w:eastAsia="Calibri, Calibri" w:cs="Calibri, Calibri"/>
          <w:b/>
          <w:color w:val="000000"/>
          <w:lang w:val="en-US"/>
        </w:rPr>
        <w:t xml:space="preserve">2.2 </w:t>
      </w:r>
      <w:ins w:id="18" w:author="jiang" w:date="2014-02-14T12:27:00Z">
        <w:r w:rsidR="005701AC" w:rsidRPr="005701AC">
          <w:rPr>
            <w:rFonts w:eastAsia="Calibri, Calibri" w:cs="Calibri, Calibri"/>
            <w:b/>
            <w:color w:val="000000"/>
            <w:lang w:val="en-US"/>
          </w:rPr>
          <w:t xml:space="preserve">Installation, configuration, and use of the AVHRR-derived NDVI metrics algorithm </w:t>
        </w:r>
      </w:ins>
      <w:del w:id="19" w:author="jiang" w:date="2014-02-14T12:27:00Z">
        <w:r w:rsidR="0009083D" w:rsidRPr="00025B43" w:rsidDel="005701AC">
          <w:rPr>
            <w:rFonts w:eastAsia="Calibri, Calibri" w:cs="Calibri, Calibri"/>
            <w:b/>
            <w:color w:val="000000"/>
            <w:lang w:val="en-US"/>
          </w:rPr>
          <w:delText>NDVI Metrics</w:delText>
        </w:r>
      </w:del>
    </w:p>
    <w:p w14:paraId="27D398D1" w14:textId="77777777" w:rsidR="0009083D" w:rsidRDefault="0009083D">
      <w:pPr>
        <w:pStyle w:val="Standard"/>
        <w:autoSpaceDE w:val="0"/>
        <w:jc w:val="both"/>
        <w:rPr>
          <w:rFonts w:eastAsia="Calibri, Calibri" w:cs="Calibri, Calibri"/>
          <w:color w:val="000000"/>
          <w:lang w:val="en-US"/>
        </w:rPr>
      </w:pPr>
    </w:p>
    <w:p w14:paraId="7B9A46C4" w14:textId="7D60C0FB" w:rsidR="00A244F1" w:rsidRDefault="0009083D">
      <w:pPr>
        <w:pStyle w:val="Standard"/>
        <w:autoSpaceDE w:val="0"/>
        <w:jc w:val="both"/>
        <w:rPr>
          <w:rFonts w:eastAsia="Calibri, Calibri" w:cs="Calibri, Calibri"/>
          <w:color w:val="000000"/>
          <w:lang w:val="en-US"/>
        </w:rPr>
      </w:pPr>
      <w:r>
        <w:rPr>
          <w:rFonts w:eastAsia="Calibri, Calibri" w:cs="Calibri, Calibri"/>
          <w:color w:val="000000"/>
          <w:lang w:val="en-US"/>
        </w:rPr>
        <w:tab/>
      </w:r>
      <w:r w:rsidR="003E6CF6">
        <w:rPr>
          <w:rFonts w:eastAsia="Calibri, Calibri" w:cs="Calibri, Calibri"/>
          <w:color w:val="000000"/>
          <w:lang w:val="en-US"/>
        </w:rPr>
        <w:t xml:space="preserve">The </w:t>
      </w:r>
      <w:r w:rsidR="0071790B">
        <w:rPr>
          <w:rFonts w:eastAsia="Calibri, Calibri" w:cs="Calibri, Calibri"/>
          <w:color w:val="000000"/>
          <w:lang w:val="en-US"/>
        </w:rPr>
        <w:t xml:space="preserve">AVHRR-derived </w:t>
      </w:r>
      <w:r w:rsidR="00A244F1">
        <w:rPr>
          <w:rFonts w:eastAsia="Calibri, Calibri" w:cs="Calibri, Calibri"/>
          <w:color w:val="000000"/>
          <w:lang w:val="en-US"/>
        </w:rPr>
        <w:t xml:space="preserve">NDVI metrics algorithm </w:t>
      </w:r>
      <w:r w:rsidR="009D59F6">
        <w:rPr>
          <w:rFonts w:eastAsia="Calibri, Calibri" w:cs="Calibri, Calibri"/>
          <w:color w:val="000000"/>
          <w:lang w:val="en-US"/>
        </w:rPr>
        <w:t xml:space="preserve">was </w:t>
      </w:r>
      <w:r w:rsidR="00A244F1">
        <w:rPr>
          <w:rFonts w:eastAsia="Calibri, Calibri" w:cs="Calibri, Calibri"/>
          <w:color w:val="000000"/>
          <w:lang w:val="en-US"/>
        </w:rPr>
        <w:t xml:space="preserve">developed </w:t>
      </w:r>
      <w:r w:rsidR="009D59F6">
        <w:rPr>
          <w:rFonts w:eastAsia="Calibri, Calibri" w:cs="Calibri, Calibri"/>
          <w:color w:val="000000"/>
          <w:lang w:val="en-US"/>
        </w:rPr>
        <w:t xml:space="preserve">using the </w:t>
      </w:r>
      <w:r w:rsidR="00A244F1">
        <w:rPr>
          <w:rFonts w:eastAsia="Calibri, Calibri" w:cs="Calibri, Calibri"/>
          <w:color w:val="000000"/>
          <w:lang w:val="en-US"/>
        </w:rPr>
        <w:t>IDL</w:t>
      </w:r>
      <w:r w:rsidR="004E5F0B">
        <w:rPr>
          <w:rFonts w:eastAsia="Calibri, Calibri" w:cs="Calibri, Calibri"/>
          <w:color w:val="000000"/>
          <w:lang w:val="en-US"/>
        </w:rPr>
        <w:t xml:space="preserve"> </w:t>
      </w:r>
      <w:r w:rsidR="00556EA5">
        <w:rPr>
          <w:rFonts w:eastAsia="Calibri, Calibri" w:cs="Calibri, Calibri"/>
          <w:color w:val="000000"/>
          <w:lang w:val="en-US"/>
        </w:rPr>
        <w:t xml:space="preserve">and ENVI software package (Both IDL and ENVI are products from </w:t>
      </w:r>
      <w:proofErr w:type="spellStart"/>
      <w:r w:rsidR="009D59F6">
        <w:rPr>
          <w:rFonts w:eastAsia="Calibri, Calibri" w:cs="Calibri, Calibri"/>
          <w:color w:val="000000"/>
          <w:lang w:val="en-US"/>
        </w:rPr>
        <w:t>Exelis</w:t>
      </w:r>
      <w:proofErr w:type="spellEnd"/>
      <w:r w:rsidR="009D59F6">
        <w:rPr>
          <w:rFonts w:eastAsia="Calibri, Calibri" w:cs="Calibri, Calibri"/>
          <w:color w:val="000000"/>
          <w:lang w:val="en-US"/>
        </w:rPr>
        <w:t xml:space="preserve"> Visual Information Systems, Boulder, Colorado, USA)</w:t>
      </w:r>
      <w:r w:rsidR="003E6CF6">
        <w:rPr>
          <w:rFonts w:eastAsia="Calibri, Calibri" w:cs="Calibri, Calibri"/>
          <w:color w:val="000000"/>
          <w:lang w:val="en-US"/>
        </w:rPr>
        <w:t>. The schema of the algorithm is illustrated</w:t>
      </w:r>
      <w:r w:rsidR="00A244F1">
        <w:rPr>
          <w:rFonts w:eastAsia="Calibri, Calibri" w:cs="Calibri, Calibri"/>
          <w:color w:val="000000"/>
          <w:lang w:val="en-US"/>
        </w:rPr>
        <w:t xml:space="preserve"> in Figure 2.2. </w:t>
      </w:r>
    </w:p>
    <w:p w14:paraId="660919CD" w14:textId="77777777" w:rsidR="00556EA5" w:rsidRDefault="00556EA5">
      <w:pPr>
        <w:pStyle w:val="Standard"/>
        <w:autoSpaceDE w:val="0"/>
        <w:jc w:val="both"/>
        <w:rPr>
          <w:rFonts w:eastAsia="Calibri, Calibri" w:cs="Calibri, Calibri"/>
          <w:color w:val="000000"/>
          <w:lang w:val="en-US"/>
        </w:rPr>
      </w:pPr>
    </w:p>
    <w:p w14:paraId="05636240" w14:textId="77777777" w:rsidR="00556EA5" w:rsidRDefault="00556EA5">
      <w:pPr>
        <w:pStyle w:val="Standard"/>
        <w:autoSpaceDE w:val="0"/>
        <w:jc w:val="both"/>
        <w:rPr>
          <w:rFonts w:eastAsia="Calibri, Calibri" w:cs="Calibri, Calibri"/>
          <w:color w:val="000000"/>
          <w:lang w:val="en-US"/>
        </w:rPr>
      </w:pPr>
    </w:p>
    <w:p w14:paraId="6899B9EC" w14:textId="7F8BFC22" w:rsidR="00A244F1" w:rsidRDefault="0071790B">
      <w:pPr>
        <w:pStyle w:val="Standard"/>
        <w:autoSpaceDE w:val="0"/>
        <w:jc w:val="both"/>
        <w:rPr>
          <w:rFonts w:eastAsia="Calibri, Calibri" w:cs="Calibri, Calibri"/>
          <w:color w:val="000000"/>
          <w:lang w:val="en-US"/>
        </w:rPr>
      </w:pPr>
      <w:r>
        <w:rPr>
          <w:noProof/>
          <w:lang w:val="en-US" w:eastAsia="zh-CN" w:bidi="ar-SA"/>
        </w:rPr>
        <mc:AlternateContent>
          <mc:Choice Requires="wpg">
            <w:drawing>
              <wp:anchor distT="0" distB="0" distL="114300" distR="114300" simplePos="0" relativeHeight="251729408" behindDoc="0" locked="0" layoutInCell="1" allowOverlap="1" wp14:anchorId="30F79F05" wp14:editId="78353121">
                <wp:simplePos x="0" y="0"/>
                <wp:positionH relativeFrom="column">
                  <wp:posOffset>1652049</wp:posOffset>
                </wp:positionH>
                <wp:positionV relativeFrom="paragraph">
                  <wp:posOffset>140307</wp:posOffset>
                </wp:positionV>
                <wp:extent cx="2997200" cy="4441825"/>
                <wp:effectExtent l="0" t="0" r="12700" b="15875"/>
                <wp:wrapNone/>
                <wp:docPr id="53" name="Group 53"/>
                <wp:cNvGraphicFramePr/>
                <a:graphic xmlns:a="http://schemas.openxmlformats.org/drawingml/2006/main">
                  <a:graphicData uri="http://schemas.microsoft.com/office/word/2010/wordprocessingGroup">
                    <wpg:wgp>
                      <wpg:cNvGrpSpPr/>
                      <wpg:grpSpPr>
                        <a:xfrm>
                          <a:off x="0" y="0"/>
                          <a:ext cx="2997200" cy="4441825"/>
                          <a:chOff x="0" y="0"/>
                          <a:chExt cx="2997200" cy="4442139"/>
                        </a:xfrm>
                      </wpg:grpSpPr>
                      <wps:wsp>
                        <wps:cNvPr id="11" name="Flowchart: Preparation 13"/>
                        <wps:cNvSpPr/>
                        <wps:spPr>
                          <a:xfrm>
                            <a:off x="170822" y="0"/>
                            <a:ext cx="2647946" cy="438153"/>
                          </a:xfrm>
                          <a:custGeom>
                            <a:avLst/>
                            <a:gdLst>
                              <a:gd name="f0" fmla="val w"/>
                              <a:gd name="f1" fmla="val h"/>
                              <a:gd name="f2" fmla="val 0"/>
                              <a:gd name="f3" fmla="val 10"/>
                              <a:gd name="f4" fmla="val 5"/>
                              <a:gd name="f5" fmla="val 2"/>
                              <a:gd name="f6" fmla="val 8"/>
                              <a:gd name="f7" fmla="*/ f0 1 10"/>
                              <a:gd name="f8" fmla="*/ f1 1 10"/>
                              <a:gd name="f9" fmla="val f2"/>
                              <a:gd name="f10" fmla="val f3"/>
                              <a:gd name="f11" fmla="+- f10 0 f9"/>
                              <a:gd name="f12" fmla="*/ f11 1 10"/>
                              <a:gd name="f13" fmla="*/ f11 1 5"/>
                              <a:gd name="f14" fmla="*/ f11 4 1"/>
                              <a:gd name="f15" fmla="*/ f14 1 5"/>
                              <a:gd name="f16" fmla="*/ f13 1 f12"/>
                              <a:gd name="f17" fmla="*/ f9 1 f12"/>
                              <a:gd name="f18" fmla="*/ f10 1 f12"/>
                              <a:gd name="f19" fmla="*/ f15 1 f12"/>
                              <a:gd name="f20" fmla="*/ f16 f7 1"/>
                              <a:gd name="f21" fmla="*/ f18 f8 1"/>
                              <a:gd name="f22" fmla="*/ f17 f8 1"/>
                              <a:gd name="f23" fmla="*/ f19 f7 1"/>
                            </a:gdLst>
                            <a:ahLst/>
                            <a:cxnLst>
                              <a:cxn ang="3cd4">
                                <a:pos x="hc" y="t"/>
                              </a:cxn>
                              <a:cxn ang="0">
                                <a:pos x="r" y="vc"/>
                              </a:cxn>
                              <a:cxn ang="cd4">
                                <a:pos x="hc" y="b"/>
                              </a:cxn>
                              <a:cxn ang="cd2">
                                <a:pos x="l" y="vc"/>
                              </a:cxn>
                            </a:cxnLst>
                            <a:rect l="f20" t="f22" r="f23" b="f21"/>
                            <a:pathLst>
                              <a:path w="10" h="10">
                                <a:moveTo>
                                  <a:pt x="f2" y="f4"/>
                                </a:moveTo>
                                <a:lnTo>
                                  <a:pt x="f5" y="f2"/>
                                </a:lnTo>
                                <a:lnTo>
                                  <a:pt x="f6" y="f2"/>
                                </a:lnTo>
                                <a:lnTo>
                                  <a:pt x="f3" y="f4"/>
                                </a:lnTo>
                                <a:lnTo>
                                  <a:pt x="f6" y="f3"/>
                                </a:lnTo>
                                <a:lnTo>
                                  <a:pt x="f5" y="f3"/>
                                </a:lnTo>
                                <a:close/>
                              </a:path>
                            </a:pathLst>
                          </a:custGeom>
                          <a:solidFill>
                            <a:srgbClr val="FFFFFF"/>
                          </a:solidFill>
                          <a:ln w="25402">
                            <a:solidFill>
                              <a:schemeClr val="accent6"/>
                            </a:solidFill>
                            <a:prstDash val="solid"/>
                          </a:ln>
                        </wps:spPr>
                        <wps:txbx>
                          <w:txbxContent>
                            <w:p w14:paraId="54C92297" w14:textId="3E44D057" w:rsidR="00FF2D60" w:rsidRPr="000F7476" w:rsidRDefault="00FF2D60">
                              <w:pPr>
                                <w:jc w:val="center"/>
                              </w:pPr>
                              <w:r w:rsidRPr="000F7476">
                                <w:t>NDVI</w:t>
                              </w:r>
                              <w:r>
                                <w:t>, QA/QC, and</w:t>
                              </w:r>
                              <w:r w:rsidRPr="000F7476">
                                <w:t xml:space="preserve"> </w:t>
                              </w:r>
                              <w:r>
                                <w:t>cloud mask</w:t>
                              </w:r>
                              <w:r w:rsidRPr="000F7476">
                                <w:t xml:space="preserve"> data</w:t>
                              </w:r>
                            </w:p>
                          </w:txbxContent>
                        </wps:txbx>
                        <wps:bodyPr vert="horz" wrap="square" lIns="91440" tIns="45720" rIns="91440" bIns="45720" anchor="ctr" anchorCtr="0" compatLnSpc="1"/>
                      </wps:wsp>
                      <wpg:grpSp>
                        <wpg:cNvPr id="59" name="Group 59"/>
                        <wpg:cNvGrpSpPr/>
                        <wpg:grpSpPr>
                          <a:xfrm>
                            <a:off x="0" y="442128"/>
                            <a:ext cx="2997200" cy="4000011"/>
                            <a:chOff x="0" y="0"/>
                            <a:chExt cx="2997200" cy="4000011"/>
                          </a:xfrm>
                        </wpg:grpSpPr>
                        <wps:wsp>
                          <wps:cNvPr id="100" name="Flowchart: Terminator 100"/>
                          <wps:cNvSpPr/>
                          <wps:spPr>
                            <a:xfrm>
                              <a:off x="0" y="3587261"/>
                              <a:ext cx="2997200" cy="4127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5D81E6B4" w14:textId="77777777" w:rsidR="00FF2D60" w:rsidRDefault="00FF2D60" w:rsidP="000F7476">
                                <w:pPr>
                                  <w:jc w:val="center"/>
                                </w:pPr>
                                <w:r>
                                  <w:t>NDVI metrics and smoothed data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6"/>
                          <wps:cNvSpPr/>
                          <wps:spPr>
                            <a:xfrm>
                              <a:off x="200967" y="2002814"/>
                              <a:ext cx="2578736" cy="514779"/>
                            </a:xfrm>
                            <a:custGeom>
                              <a:avLst/>
                              <a:gdLst>
                                <a:gd name="f0" fmla="val w"/>
                                <a:gd name="f1" fmla="val h"/>
                                <a:gd name="f2" fmla="val 0"/>
                                <a:gd name="f3" fmla="val 1"/>
                                <a:gd name="f4" fmla="*/ f0 1 1"/>
                                <a:gd name="f5" fmla="*/ f1 1 1"/>
                                <a:gd name="f6" fmla="val f2"/>
                                <a:gd name="f7" fmla="val f3"/>
                                <a:gd name="f8" fmla="+- f7 0 f6"/>
                                <a:gd name="f9" fmla="val f8"/>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1" h="1">
                                  <a:moveTo>
                                    <a:pt x="f2" y="f2"/>
                                  </a:moveTo>
                                  <a:lnTo>
                                    <a:pt x="f3" y="f2"/>
                                  </a:lnTo>
                                  <a:lnTo>
                                    <a:pt x="f3" y="f3"/>
                                  </a:lnTo>
                                  <a:lnTo>
                                    <a:pt x="f2" y="f3"/>
                                  </a:lnTo>
                                  <a:close/>
                                </a:path>
                              </a:pathLst>
                            </a:custGeom>
                            <a:solidFill>
                              <a:srgbClr val="FFFFFF"/>
                            </a:solidFill>
                            <a:ln w="25402">
                              <a:solidFill>
                                <a:schemeClr val="accent6"/>
                              </a:solidFill>
                              <a:prstDash val="solid"/>
                            </a:ln>
                          </wps:spPr>
                          <wps:txbx>
                            <w:txbxContent>
                              <w:p w14:paraId="5DF1B0B7" w14:textId="77777777" w:rsidR="00FF2D60" w:rsidRDefault="00FF2D60">
                                <w:pPr>
                                  <w:jc w:val="center"/>
                                </w:pPr>
                                <w:r>
                                  <w:t>Smooth the interpolated data</w:t>
                                </w:r>
                              </w:p>
                            </w:txbxContent>
                          </wps:txbx>
                          <wps:bodyPr vert="horz" wrap="square" lIns="91440" tIns="45720" rIns="91440" bIns="45720" anchor="ctr" anchorCtr="0" compatLnSpc="1"/>
                        </wps:wsp>
                        <wps:wsp>
                          <wps:cNvPr id="19" name="Rectangle 17"/>
                          <wps:cNvSpPr/>
                          <wps:spPr>
                            <a:xfrm>
                              <a:off x="200967" y="2783393"/>
                              <a:ext cx="2616198" cy="523878"/>
                            </a:xfrm>
                            <a:prstGeom prst="rect">
                              <a:avLst/>
                            </a:prstGeom>
                            <a:solidFill>
                              <a:srgbClr val="FFFFFF"/>
                            </a:solidFill>
                            <a:ln w="25402">
                              <a:solidFill>
                                <a:schemeClr val="accent6"/>
                              </a:solidFill>
                              <a:prstDash val="solid"/>
                            </a:ln>
                          </wps:spPr>
                          <wps:txbx>
                            <w:txbxContent>
                              <w:p w14:paraId="78FF0959" w14:textId="77777777" w:rsidR="00FF2D60" w:rsidRDefault="00FF2D60">
                                <w:pPr>
                                  <w:jc w:val="center"/>
                                </w:pPr>
                                <w:r>
                                  <w:t>Calculate the metrics</w:t>
                                </w:r>
                              </w:p>
                            </w:txbxContent>
                          </wps:txbx>
                          <wps:bodyPr vert="horz" wrap="square" lIns="91440" tIns="45720" rIns="91440" bIns="45720" anchor="ctr" anchorCtr="0" compatLnSpc="1"/>
                        </wps:wsp>
                        <wps:wsp>
                          <wps:cNvPr id="13" name="Flowchart: Process 14"/>
                          <wps:cNvSpPr/>
                          <wps:spPr>
                            <a:xfrm>
                              <a:off x="241160" y="301450"/>
                              <a:ext cx="2578736" cy="516892"/>
                            </a:xfrm>
                            <a:custGeom>
                              <a:avLst/>
                              <a:gdLst>
                                <a:gd name="f0" fmla="val w"/>
                                <a:gd name="f1" fmla="val h"/>
                                <a:gd name="f2" fmla="val 0"/>
                                <a:gd name="f3" fmla="val 1"/>
                                <a:gd name="f4" fmla="*/ f0 1 1"/>
                                <a:gd name="f5" fmla="*/ f1 1 1"/>
                                <a:gd name="f6" fmla="val f2"/>
                                <a:gd name="f7" fmla="val f3"/>
                                <a:gd name="f8" fmla="+- f7 0 f6"/>
                                <a:gd name="f9" fmla="val f8"/>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1" h="1">
                                  <a:moveTo>
                                    <a:pt x="f2" y="f2"/>
                                  </a:moveTo>
                                  <a:lnTo>
                                    <a:pt x="f3" y="f2"/>
                                  </a:lnTo>
                                  <a:lnTo>
                                    <a:pt x="f3" y="f3"/>
                                  </a:lnTo>
                                  <a:lnTo>
                                    <a:pt x="f2" y="f3"/>
                                  </a:lnTo>
                                  <a:close/>
                                </a:path>
                              </a:pathLst>
                            </a:custGeom>
                            <a:solidFill>
                              <a:srgbClr val="FFFFFF"/>
                            </a:solidFill>
                            <a:ln w="25402">
                              <a:solidFill>
                                <a:schemeClr val="accent6"/>
                              </a:solidFill>
                              <a:prstDash val="solid"/>
                            </a:ln>
                          </wps:spPr>
                          <wps:txbx>
                            <w:txbxContent>
                              <w:p w14:paraId="2C965B06" w14:textId="2DB4A3BE" w:rsidR="00FF2D60" w:rsidRDefault="00FF2D60">
                                <w:pPr>
                                  <w:jc w:val="center"/>
                                </w:pPr>
                                <w:r>
                                  <w:t>Stack yearly NDVI, QA/QC, and cloud mask data</w:t>
                                </w:r>
                              </w:p>
                            </w:txbxContent>
                          </wps:txbx>
                          <wps:bodyPr vert="horz" wrap="square" lIns="91440" tIns="45720" rIns="91440" bIns="45720" anchor="ctr" anchorCtr="0" compatLnSpc="1"/>
                        </wps:wsp>
                        <wps:wsp>
                          <wps:cNvPr id="95" name="Straight Arrow Connector 95"/>
                          <wps:cNvCnPr/>
                          <wps:spPr>
                            <a:xfrm>
                              <a:off x="1467059"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1467059" y="813916"/>
                              <a:ext cx="0" cy="270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15" idx="2"/>
                            <a:endCxn id="17" idx="0"/>
                          </wps:cNvCnPr>
                          <wps:spPr>
                            <a:xfrm>
                              <a:off x="1490335" y="1661686"/>
                              <a:ext cx="0" cy="341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1467059" y="2502040"/>
                              <a:ext cx="0" cy="274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1467059" y="3305908"/>
                              <a:ext cx="0" cy="279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Flowchart: Process 15"/>
                          <wps:cNvSpPr/>
                          <wps:spPr>
                            <a:xfrm>
                              <a:off x="200967" y="1095270"/>
                              <a:ext cx="2578736" cy="566415"/>
                            </a:xfrm>
                            <a:custGeom>
                              <a:avLst/>
                              <a:gdLst>
                                <a:gd name="f0" fmla="val w"/>
                                <a:gd name="f1" fmla="val h"/>
                                <a:gd name="f2" fmla="val 0"/>
                                <a:gd name="f3" fmla="val 1"/>
                                <a:gd name="f4" fmla="*/ f0 1 1"/>
                                <a:gd name="f5" fmla="*/ f1 1 1"/>
                                <a:gd name="f6" fmla="val f2"/>
                                <a:gd name="f7" fmla="val f3"/>
                                <a:gd name="f8" fmla="+- f7 0 f6"/>
                                <a:gd name="f9" fmla="val f8"/>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1" h="1">
                                  <a:moveTo>
                                    <a:pt x="f2" y="f2"/>
                                  </a:moveTo>
                                  <a:lnTo>
                                    <a:pt x="f3" y="f2"/>
                                  </a:lnTo>
                                  <a:lnTo>
                                    <a:pt x="f3" y="f3"/>
                                  </a:lnTo>
                                  <a:lnTo>
                                    <a:pt x="f2" y="f3"/>
                                  </a:lnTo>
                                  <a:close/>
                                </a:path>
                              </a:pathLst>
                            </a:custGeom>
                            <a:solidFill>
                              <a:srgbClr val="FFFFFF"/>
                            </a:solidFill>
                            <a:ln w="25402">
                              <a:solidFill>
                                <a:schemeClr val="accent6"/>
                              </a:solidFill>
                              <a:prstDash val="solid"/>
                            </a:ln>
                          </wps:spPr>
                          <wps:txbx>
                            <w:txbxContent>
                              <w:p w14:paraId="5181F9E0" w14:textId="77777777" w:rsidR="00FF2D60" w:rsidRDefault="00FF2D60">
                                <w:pPr>
                                  <w:jc w:val="center"/>
                                </w:pPr>
                                <w:r>
                                  <w:t>Interpolate the stacked data</w:t>
                                </w:r>
                              </w:p>
                            </w:txbxContent>
                          </wps:txbx>
                          <wps:bodyPr vert="horz" wrap="square" lIns="91440" tIns="45720" rIns="91440" bIns="45720" anchor="ctr" anchorCtr="0" compatLnSpc="1"/>
                        </wps:wsp>
                      </wpg:grpSp>
                    </wpg:wgp>
                  </a:graphicData>
                </a:graphic>
              </wp:anchor>
            </w:drawing>
          </mc:Choice>
          <mc:Fallback>
            <w:pict>
              <v:group id="Group 53" o:spid="_x0000_s1037" style="position:absolute;left:0;text-align:left;margin-left:130.1pt;margin-top:11.05pt;width:236pt;height:349.75pt;z-index:251729408" coordsize="29972,44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">
                <v:shape id="Flowchart: Preparation 13" o:spid="_x0000_s1038" style="position:absolute;left:1708;width:26479;height:4381;visibility:visible;mso-wrap-style:square;v-text-anchor:middle" coordsize="1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ZpsEA&#10;AADbAAAADwAAAGRycy9kb3ducmV2LnhtbERPTWvCQBC9F/wPywjemo1FSkizighii4dgWuh1yI5J&#10;NDsbs1tN/n1XELzN431OthpMK67Uu8aygnkUgyAurW64UvDzvX1NQDiPrLG1TApGcrBaTl4yTLW9&#10;8YGuha9ECGGXooLa+y6V0pU1GXSR7YgDd7S9QR9gX0nd4y2Em1a+xfG7NNhwaKixo01N5bn4Mwqa&#10;wubHhd4n59PlN0l2X3I/2lyp2XRYf4DwNPin+OH+1GH+HO6/h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X2abBAAAA2wAAAA8AAAAAAAAAAAAAAAAAmAIAAGRycy9kb3du&#10;cmV2LnhtbFBLBQYAAAAABAAEAPUAAACGAwAAAAA=&#10;" adj="-11796480,,5400" path="m,5l2,,8,r2,5l8,10r-6,l,5xe" strokecolor="#f79646 [3209]" strokeweight=".70561mm">
                  <v:stroke joinstyle="miter"/>
                  <v:formulas/>
                  <v:path arrowok="t" o:connecttype="custom" o:connectlocs="1323973,0;2647946,219077;1323973,438153;0,219077" o:connectangles="270,0,90,180" textboxrect="2,0,8,10"/>
                  <v:textbox>
                    <w:txbxContent>
                      <w:p w14:paraId="54C92297" w14:textId="3E44D057" w:rsidR="00FF2D60" w:rsidRPr="000F7476" w:rsidRDefault="00FF2D60">
                        <w:pPr>
                          <w:jc w:val="center"/>
                        </w:pPr>
                        <w:r w:rsidRPr="000F7476">
                          <w:t>NDVI</w:t>
                        </w:r>
                        <w:r>
                          <w:t>, QA/QC, and</w:t>
                        </w:r>
                        <w:r w:rsidRPr="000F7476">
                          <w:t xml:space="preserve"> </w:t>
                        </w:r>
                        <w:r>
                          <w:t>cloud mask</w:t>
                        </w:r>
                        <w:r w:rsidRPr="000F7476">
                          <w:t xml:space="preserve"> data</w:t>
                        </w:r>
                      </w:p>
                    </w:txbxContent>
                  </v:textbox>
                </v:shape>
                <v:group id="Group 59" o:spid="_x0000_s1039" style="position:absolute;top:4421;width:29972;height:40000" coordsize="29972,4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type id="_x0000_t116" coordsize="21600,21600" o:spt="116" path="m3475,qx,10800,3475,21600l18125,21600qx21600,10800,18125,xe">
                    <v:stroke joinstyle="miter"/>
                    <v:path gradientshapeok="t" o:connecttype="rect" textboxrect="1018,3163,20582,18437"/>
                  </v:shapetype>
                  <v:shape id="Flowchart: Terminator 100" o:spid="_x0000_s1040" type="#_x0000_t116" style="position:absolute;top:35872;width:29972;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H5cQA&#10;AADcAAAADwAAAGRycy9kb3ducmV2LnhtbESPQYvCQAyF78L+hyEL3nSqB5Guo6jo4oIXtew5dGJb&#10;7GS6nVHr/npzELwlvJf3vswWnavVjdpQeTYwGiagiHNvKy4MZKftYAoqRGSLtWcy8KAAi/lHb4ap&#10;9Xc+0O0YCyUhHFI0UMbYpFqHvCSHYegbYtHOvnUYZW0LbVu8S7ir9ThJJtphxdJQYkPrkvLL8eoM&#10;/OjNalxft9nf5XvdbSb/09/Hfm9M/7NbfoGK1MW3+XW9s4KfCL48IxPo+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lx+XEAAAA3AAAAA8AAAAAAAAAAAAAAAAAmAIAAGRycy9k&#10;b3ducmV2LnhtbFBLBQYAAAAABAAEAPUAAACJAwAAAAA=&#10;" fillcolor="white [3201]" strokecolor="#f79646 [3209]" strokeweight="2pt">
                    <v:textbox>
                      <w:txbxContent>
                        <w:p w14:paraId="5D81E6B4" w14:textId="77777777" w:rsidR="00FF2D60" w:rsidRDefault="00FF2D60" w:rsidP="000F7476">
                          <w:pPr>
                            <w:jc w:val="center"/>
                          </w:pPr>
                          <w:r>
                            <w:t>NDVI metrics and smoothed data files</w:t>
                          </w:r>
                        </w:p>
                      </w:txbxContent>
                    </v:textbox>
                  </v:shape>
                  <v:shape id="Flowchart: Process 16" o:spid="_x0000_s1041" style="position:absolute;left:2009;top:20028;width:25788;height:5147;visibility:visible;mso-wrap-style:square;v-text-anchor:middle" coordsize="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wqcIA&#10;AADbAAAADwAAAGRycy9kb3ducmV2LnhtbERPTWvCQBC9C/6HZQq96aY92JpmI0Gq9NAWjD14HLJj&#10;Es3Oht1Vk3/fLRS8zeN9TrYaTCeu5HxrWcHTPAFBXFndcq3gZ7+ZvYLwAVljZ5kUjORhlU8nGaba&#10;3nhH1zLUIoawT1FBE0KfSumrhgz6ue2JI3e0zmCI0NVSO7zFcNPJ5yRZSIMtx4YGe1o3VJ3Li1Fg&#10;Dt/jeDgtP8/+6x25LtxuWzilHh+G4g1EoCHcxf/uDx3nv8DfL/E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EfCpwgAAANsAAAAPAAAAAAAAAAAAAAAAAJgCAABkcnMvZG93&#10;bnJldi54bWxQSwUGAAAAAAQABAD1AAAAhwMAAAAA&#10;" adj="-11796480,,5400" path="m,l1,r,1l,1,,xe" strokecolor="#f79646 [3209]" strokeweight=".70561mm">
                    <v:stroke joinstyle="miter"/>
                    <v:formulas/>
                    <v:path arrowok="t" o:connecttype="custom" o:connectlocs="1289368,0;2578736,257390;1289368,514779;0,257390" o:connectangles="270,0,90,180" textboxrect="0,0,1,1"/>
                    <v:textbox>
                      <w:txbxContent>
                        <w:p w14:paraId="5DF1B0B7" w14:textId="77777777" w:rsidR="00FF2D60" w:rsidRDefault="00FF2D60">
                          <w:pPr>
                            <w:jc w:val="center"/>
                          </w:pPr>
                          <w:r>
                            <w:t>Smooth the interpolated data</w:t>
                          </w:r>
                        </w:p>
                      </w:txbxContent>
                    </v:textbox>
                  </v:shape>
                  <v:rect id="Rectangle 17" o:spid="_x0000_s1042" style="position:absolute;left:2009;top:27833;width:26162;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8DMAA&#10;AADbAAAADwAAAGRycy9kb3ducmV2LnhtbERPS4vCMBC+L/gfwgje1tQHq1ajFEFWZC8+Lt6GZmxL&#10;m0lporb/fiMI3ubje85q05pKPKhxhWUFo2EEgji1uuBMweW8+56DcB5ZY2WZFHTkYLPufa0w1vbJ&#10;R3qcfCZCCLsYFeTe17GULs3JoBvamjhwN9sY9AE2mdQNPkO4qeQ4in6kwYJDQ441bXNKy9PdKNB8&#10;XXR/s9FUduVvObkdErxGiVKDfpssQXhq/Uf8du91mL+A1y/h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8DMAAAADbAAAADwAAAAAAAAAAAAAAAACYAgAAZHJzL2Rvd25y&#10;ZXYueG1sUEsFBgAAAAAEAAQA9QAAAIUDAAAAAA==&#10;" strokecolor="#f79646 [3209]" strokeweight=".70561mm">
                    <v:textbox>
                      <w:txbxContent>
                        <w:p w14:paraId="78FF0959" w14:textId="77777777" w:rsidR="00FF2D60" w:rsidRDefault="00FF2D60">
                          <w:pPr>
                            <w:jc w:val="center"/>
                          </w:pPr>
                          <w:r>
                            <w:t>Calculate the metrics</w:t>
                          </w:r>
                        </w:p>
                      </w:txbxContent>
                    </v:textbox>
                  </v:rect>
                  <v:shape id="Flowchart: Process 14" o:spid="_x0000_s1043" style="position:absolute;left:2411;top:3014;width:25787;height:5169;visibility:visible;mso-wrap-style:square;v-text-anchor:middle" coordsize="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2qsIA&#10;AADbAAAADwAAAGRycy9kb3ducmV2LnhtbERPTWvCQBC9C/6HZQq96aYVSk2zkSBVemgLxh48Dtkx&#10;iWZnw+6qyb/vFgre5vE+J1sNphNXcr61rOBpnoAgrqxuuVbws9/MXkH4gKyxs0wKRvKwyqeTDFNt&#10;b7yjaxlqEUPYp6igCaFPpfRVQwb93PbEkTtaZzBE6GqpHd5iuOnkc5K8SIMtx4YGe1o3VJ3Li1Fg&#10;Dt/jeDgtP8/+6x25LtxuWzilHh+G4g1EoCHcxf/uDx3nL+Dvl3i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vaqwgAAANsAAAAPAAAAAAAAAAAAAAAAAJgCAABkcnMvZG93&#10;bnJldi54bWxQSwUGAAAAAAQABAD1AAAAhwMAAAAA&#10;" adj="-11796480,,5400" path="m,l1,r,1l,1,,xe" strokecolor="#f79646 [3209]" strokeweight=".70561mm">
                    <v:stroke joinstyle="miter"/>
                    <v:formulas/>
                    <v:path arrowok="t" o:connecttype="custom" o:connectlocs="1289368,0;2578736,258446;1289368,516892;0,258446" o:connectangles="270,0,90,180" textboxrect="0,0,1,1"/>
                    <v:textbox>
                      <w:txbxContent>
                        <w:p w14:paraId="2C965B06" w14:textId="2DB4A3BE" w:rsidR="00FF2D60" w:rsidRDefault="00FF2D60">
                          <w:pPr>
                            <w:jc w:val="center"/>
                          </w:pPr>
                          <w:r>
                            <w:t>Stack yearly NDVI, QA/QC, and cloud mask data</w:t>
                          </w:r>
                        </w:p>
                      </w:txbxContent>
                    </v:textbox>
                  </v:shape>
                  <v:shape id="Straight Arrow Connector 95" o:spid="_x0000_s1044" type="#_x0000_t32" style="position:absolute;left:14670;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FMIAAADbAAAADwAAAGRycy9kb3ducmV2LnhtbESPQYvCMBSE7wv+h/AEb2uqS5da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FMIAAADbAAAADwAAAAAAAAAAAAAA&#10;AAChAgAAZHJzL2Rvd25yZXYueG1sUEsFBgAAAAAEAAQA+QAAAJADAAAAAA==&#10;" strokecolor="#4579b8 [3044]">
                    <v:stroke endarrow="open"/>
                  </v:shape>
                  <v:shape id="Straight Arrow Connector 96" o:spid="_x0000_s1045" type="#_x0000_t32" style="position:absolute;left:14670;top:8139;width:0;height:2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58Y8QAAADbAAAADwAAAGRycy9kb3ducmV2LnhtbESPQWuDQBSE74H+h+UVckvWNhis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nxjxAAAANsAAAAPAAAAAAAAAAAA&#10;AAAAAKECAABkcnMvZG93bnJldi54bWxQSwUGAAAAAAQABAD5AAAAkgMAAAAA&#10;" strokecolor="#4579b8 [3044]">
                    <v:stroke endarrow="open"/>
                  </v:shape>
                  <v:shape id="Straight Arrow Connector 97" o:spid="_x0000_s1046" type="#_x0000_t32" style="position:absolute;left:14903;top:16616;width:0;height:3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Straight Arrow Connector 98" o:spid="_x0000_s1047" type="#_x0000_t32" style="position:absolute;left:14670;top:25020;width:0;height: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1NisEAAADbAAAADwAAAGRycy9kb3ducmV2LnhtbERPy0rDQBTdC/7DcIXuzERLJKa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2KwQAAANsAAAAPAAAAAAAAAAAAAAAA&#10;AKECAABkcnMvZG93bnJldi54bWxQSwUGAAAAAAQABAD5AAAAjwMAAAAA&#10;" strokecolor="#4579b8 [3044]">
                    <v:stroke endarrow="open"/>
                  </v:shape>
                  <v:shape id="Straight Arrow Connector 99" o:spid="_x0000_s1048" type="#_x0000_t32" style="position:absolute;left:14670;top:33059;width: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oEcQAAADbAAAADwAAAGRycy9kb3ducmV2LnhtbESPS2vDMBCE74H+B7GF3hK5LQ6OG9mE&#10;gGmveRTa29ba2KbWyljyI/8+ChR6HGbmG2abz6YVI/WusazgeRWBIC6tbrhScD4VywSE88gaW8uk&#10;4EoO8uxhscVU24kPNB59JQKEXYoKau+7VEpX1mTQrWxHHLyL7Q36IPtK6h6nADetfImitTTYcFio&#10;saN9TeXvcTAKXi8/83vidzIpvux+GOI4/iy+lXp6nHdvIDzN/j/81/7QCjYbuH8JP0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gRxAAAANsAAAAPAAAAAAAAAAAA&#10;AAAAAKECAABkcnMvZG93bnJldi54bWxQSwUGAAAAAAQABAD5AAAAkgMAAAAA&#10;" strokecolor="#4579b8 [3044]">
                    <v:stroke endarrow="open"/>
                  </v:shape>
                  <v:shape id="Flowchart: Process 15" o:spid="_x0000_s1049" style="position:absolute;left:2009;top:10952;width:25788;height:5664;visibility:visible;mso-wrap-style:square;v-text-anchor:middle" coordsize="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RcIA&#10;AADbAAAADwAAAGRycy9kb3ducmV2LnhtbERPTWvCQBC9C/6HZQq96aYFS02zkSBVemgLxh48Dtkx&#10;iWZnw+6qyb/vFgre5vE+J1sNphNXcr61rOBpnoAgrqxuuVbws9/MXkH4gKyxs0wKRvKwyqeTDFNt&#10;b7yjaxlqEUPYp6igCaFPpfRVQwb93PbEkTtaZzBE6GqpHd5iuOnkc5K8SIMtx4YGe1o3VJ3Li1Fg&#10;Dt/jeDgtP8/+6x25LtxuWzilHh+G4g1EoCHcxf/uDx3nL+Dvl3i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8tFwgAAANsAAAAPAAAAAAAAAAAAAAAAAJgCAABkcnMvZG93&#10;bnJldi54bWxQSwUGAAAAAAQABAD1AAAAhwMAAAAA&#10;" adj="-11796480,,5400" path="m,l1,r,1l,1,,xe" strokecolor="#f79646 [3209]" strokeweight=".70561mm">
                    <v:stroke joinstyle="miter"/>
                    <v:formulas/>
                    <v:path arrowok="t" o:connecttype="custom" o:connectlocs="1289368,0;2578736,283208;1289368,566415;0,283208" o:connectangles="270,0,90,180" textboxrect="0,0,1,1"/>
                    <v:textbox>
                      <w:txbxContent>
                        <w:p w14:paraId="5181F9E0" w14:textId="77777777" w:rsidR="00FF2D60" w:rsidRDefault="00FF2D60">
                          <w:pPr>
                            <w:jc w:val="center"/>
                          </w:pPr>
                          <w:r>
                            <w:t>Interpolate the stacked data</w:t>
                          </w:r>
                        </w:p>
                      </w:txbxContent>
                    </v:textbox>
                  </v:shape>
                </v:group>
              </v:group>
            </w:pict>
          </mc:Fallback>
        </mc:AlternateContent>
      </w:r>
    </w:p>
    <w:p w14:paraId="6C7E8226" w14:textId="77777777" w:rsidR="00593FCF" w:rsidRPr="00362708" w:rsidRDefault="00611801">
      <w:pPr>
        <w:pStyle w:val="Standard"/>
        <w:autoSpaceDE w:val="0"/>
        <w:jc w:val="both"/>
        <w:rPr>
          <w:lang w:val="en-US"/>
        </w:rPr>
      </w:pPr>
      <w:r>
        <w:rPr>
          <w:rFonts w:eastAsia="Calibri, Calibri" w:cs="Calibri, Calibri"/>
          <w:color w:val="000000"/>
          <w:lang w:val="en-US"/>
        </w:rPr>
        <w:t xml:space="preserve">   </w:t>
      </w:r>
    </w:p>
    <w:p w14:paraId="4C53EFD4" w14:textId="77B54103" w:rsidR="00593FCF" w:rsidRPr="00362708" w:rsidRDefault="00593FCF">
      <w:pPr>
        <w:pStyle w:val="Standard"/>
        <w:autoSpaceDE w:val="0"/>
        <w:jc w:val="both"/>
        <w:rPr>
          <w:lang w:val="en-US"/>
        </w:rPr>
      </w:pPr>
    </w:p>
    <w:p w14:paraId="4B2473F4" w14:textId="77777777" w:rsidR="00593FCF" w:rsidRPr="00362708" w:rsidRDefault="00593FCF">
      <w:pPr>
        <w:pStyle w:val="Standard"/>
        <w:autoSpaceDE w:val="0"/>
        <w:jc w:val="both"/>
        <w:rPr>
          <w:lang w:val="en-US"/>
        </w:rPr>
      </w:pPr>
    </w:p>
    <w:p w14:paraId="50812C9C" w14:textId="77777777" w:rsidR="00593FCF" w:rsidRPr="00362708" w:rsidRDefault="00593FCF">
      <w:pPr>
        <w:pStyle w:val="Standard"/>
        <w:autoSpaceDE w:val="0"/>
        <w:jc w:val="both"/>
        <w:rPr>
          <w:lang w:val="en-US"/>
        </w:rPr>
      </w:pPr>
    </w:p>
    <w:p w14:paraId="069935C4" w14:textId="019C648E" w:rsidR="00593FCF" w:rsidRPr="00362708" w:rsidRDefault="00593FCF">
      <w:pPr>
        <w:pStyle w:val="Standard"/>
        <w:autoSpaceDE w:val="0"/>
        <w:jc w:val="both"/>
        <w:rPr>
          <w:lang w:val="en-US"/>
        </w:rPr>
      </w:pPr>
    </w:p>
    <w:p w14:paraId="3EB0528E" w14:textId="77777777" w:rsidR="00593FCF" w:rsidRPr="00362708" w:rsidRDefault="00593FCF">
      <w:pPr>
        <w:pStyle w:val="Standard"/>
        <w:autoSpaceDE w:val="0"/>
        <w:jc w:val="both"/>
        <w:rPr>
          <w:lang w:val="en-US"/>
        </w:rPr>
      </w:pPr>
    </w:p>
    <w:p w14:paraId="0D5BEDD3" w14:textId="4C5EFDA9" w:rsidR="00593FCF" w:rsidRPr="00362708" w:rsidRDefault="00593FCF">
      <w:pPr>
        <w:pStyle w:val="Standard"/>
        <w:autoSpaceDE w:val="0"/>
        <w:jc w:val="both"/>
        <w:rPr>
          <w:lang w:val="en-US"/>
        </w:rPr>
      </w:pPr>
    </w:p>
    <w:p w14:paraId="1ABF8222" w14:textId="77777777" w:rsidR="00593FCF" w:rsidRPr="00362708" w:rsidRDefault="00593FCF">
      <w:pPr>
        <w:pStyle w:val="Standard"/>
        <w:autoSpaceDE w:val="0"/>
        <w:jc w:val="both"/>
        <w:rPr>
          <w:lang w:val="en-US"/>
        </w:rPr>
      </w:pPr>
    </w:p>
    <w:p w14:paraId="3FF01AF5" w14:textId="77777777" w:rsidR="00593FCF" w:rsidRPr="00362708" w:rsidRDefault="00593FCF">
      <w:pPr>
        <w:pStyle w:val="Standard"/>
        <w:autoSpaceDE w:val="0"/>
        <w:jc w:val="both"/>
        <w:rPr>
          <w:lang w:val="en-US"/>
        </w:rPr>
      </w:pPr>
    </w:p>
    <w:p w14:paraId="79470337" w14:textId="3F64DFED" w:rsidR="00593FCF" w:rsidRPr="00362708" w:rsidRDefault="00593FCF">
      <w:pPr>
        <w:pStyle w:val="Standard"/>
        <w:autoSpaceDE w:val="0"/>
        <w:jc w:val="both"/>
        <w:rPr>
          <w:lang w:val="en-US"/>
        </w:rPr>
      </w:pPr>
    </w:p>
    <w:p w14:paraId="3453497F" w14:textId="49D9DB09" w:rsidR="00593FCF" w:rsidRPr="00362708" w:rsidRDefault="00593FCF">
      <w:pPr>
        <w:pStyle w:val="Standard"/>
        <w:autoSpaceDE w:val="0"/>
        <w:jc w:val="both"/>
        <w:rPr>
          <w:lang w:val="en-US"/>
        </w:rPr>
      </w:pPr>
    </w:p>
    <w:p w14:paraId="7A3751FE" w14:textId="77777777" w:rsidR="00593FCF" w:rsidRPr="00362708" w:rsidRDefault="00035E18">
      <w:pPr>
        <w:pStyle w:val="Standard"/>
        <w:autoSpaceDE w:val="0"/>
        <w:jc w:val="both"/>
        <w:rPr>
          <w:lang w:val="en-US"/>
        </w:rPr>
      </w:pPr>
      <w:r w:rsidRPr="00362708">
        <w:rPr>
          <w:lang w:val="en-US"/>
        </w:rPr>
        <w:t xml:space="preserve"> </w:t>
      </w:r>
    </w:p>
    <w:p w14:paraId="37517AB4" w14:textId="77777777" w:rsidR="00593FCF" w:rsidRPr="00362708" w:rsidRDefault="00593FCF">
      <w:pPr>
        <w:pStyle w:val="Standard"/>
        <w:autoSpaceDE w:val="0"/>
        <w:jc w:val="both"/>
        <w:rPr>
          <w:lang w:val="en-US"/>
        </w:rPr>
      </w:pPr>
    </w:p>
    <w:p w14:paraId="4BDD27ED" w14:textId="7A2E6188" w:rsidR="00593FCF" w:rsidRPr="00362708" w:rsidRDefault="00593FCF">
      <w:pPr>
        <w:pStyle w:val="Standard"/>
        <w:autoSpaceDE w:val="0"/>
        <w:jc w:val="both"/>
        <w:rPr>
          <w:lang w:val="en-US"/>
        </w:rPr>
      </w:pPr>
    </w:p>
    <w:p w14:paraId="7E519572" w14:textId="77777777" w:rsidR="00593FCF" w:rsidRPr="00362708" w:rsidRDefault="00593FCF">
      <w:pPr>
        <w:pStyle w:val="Standard"/>
        <w:autoSpaceDE w:val="0"/>
        <w:jc w:val="both"/>
        <w:rPr>
          <w:lang w:val="en-US"/>
        </w:rPr>
      </w:pPr>
    </w:p>
    <w:p w14:paraId="1ADF3B44" w14:textId="6BBC650A" w:rsidR="00593FCF" w:rsidRPr="00362708" w:rsidRDefault="00593FCF">
      <w:pPr>
        <w:pStyle w:val="Standard"/>
        <w:autoSpaceDE w:val="0"/>
        <w:jc w:val="both"/>
        <w:rPr>
          <w:lang w:val="en-US"/>
        </w:rPr>
      </w:pPr>
    </w:p>
    <w:p w14:paraId="00F15522" w14:textId="77777777" w:rsidR="00593FCF" w:rsidRPr="00362708" w:rsidRDefault="00593FCF">
      <w:pPr>
        <w:pStyle w:val="Standard"/>
        <w:autoSpaceDE w:val="0"/>
        <w:jc w:val="both"/>
        <w:rPr>
          <w:lang w:val="en-US"/>
        </w:rPr>
      </w:pPr>
    </w:p>
    <w:p w14:paraId="455B9A05" w14:textId="77777777" w:rsidR="00593FCF" w:rsidRPr="00362708" w:rsidRDefault="00593FCF">
      <w:pPr>
        <w:pStyle w:val="Standard"/>
        <w:autoSpaceDE w:val="0"/>
        <w:jc w:val="both"/>
        <w:rPr>
          <w:lang w:val="en-US"/>
        </w:rPr>
      </w:pPr>
    </w:p>
    <w:p w14:paraId="66309326" w14:textId="23940DB8" w:rsidR="00593FCF" w:rsidRPr="00362708" w:rsidRDefault="00593FCF">
      <w:pPr>
        <w:pStyle w:val="Standard"/>
        <w:autoSpaceDE w:val="0"/>
        <w:jc w:val="both"/>
        <w:rPr>
          <w:lang w:val="en-US"/>
        </w:rPr>
      </w:pPr>
    </w:p>
    <w:p w14:paraId="7089FC3B" w14:textId="77777777" w:rsidR="00593FCF" w:rsidRPr="00362708" w:rsidRDefault="00593FCF">
      <w:pPr>
        <w:pStyle w:val="Standard"/>
        <w:autoSpaceDE w:val="0"/>
        <w:jc w:val="both"/>
        <w:rPr>
          <w:lang w:val="en-US"/>
        </w:rPr>
      </w:pPr>
    </w:p>
    <w:p w14:paraId="789E650E" w14:textId="74C640EA" w:rsidR="00593FCF" w:rsidRPr="00362708" w:rsidRDefault="00593FCF">
      <w:pPr>
        <w:pStyle w:val="Standard"/>
        <w:autoSpaceDE w:val="0"/>
        <w:jc w:val="both"/>
        <w:rPr>
          <w:lang w:val="en-US"/>
        </w:rPr>
      </w:pPr>
    </w:p>
    <w:p w14:paraId="6F97D394" w14:textId="77777777" w:rsidR="00593FCF" w:rsidRPr="00362708" w:rsidRDefault="00593FCF">
      <w:pPr>
        <w:pStyle w:val="Standard"/>
        <w:autoSpaceDE w:val="0"/>
        <w:jc w:val="both"/>
        <w:rPr>
          <w:lang w:val="en-US"/>
        </w:rPr>
      </w:pPr>
    </w:p>
    <w:p w14:paraId="2E9CBA98" w14:textId="77777777" w:rsidR="00593FCF" w:rsidRPr="00362708" w:rsidRDefault="00593FCF">
      <w:pPr>
        <w:pStyle w:val="Standard"/>
        <w:autoSpaceDE w:val="0"/>
        <w:jc w:val="both"/>
        <w:rPr>
          <w:lang w:val="en-US"/>
        </w:rPr>
      </w:pPr>
    </w:p>
    <w:p w14:paraId="4DAF2D5D" w14:textId="2331B9DD" w:rsidR="00593FCF" w:rsidRPr="00362708" w:rsidRDefault="00593FCF">
      <w:pPr>
        <w:pStyle w:val="Standard"/>
        <w:autoSpaceDE w:val="0"/>
        <w:jc w:val="both"/>
        <w:rPr>
          <w:lang w:val="en-US"/>
        </w:rPr>
      </w:pPr>
    </w:p>
    <w:p w14:paraId="546C21F3" w14:textId="14C8AAEC" w:rsidR="00593FCF" w:rsidRPr="00362708" w:rsidRDefault="00593FCF">
      <w:pPr>
        <w:pStyle w:val="Standard"/>
        <w:autoSpaceDE w:val="0"/>
        <w:jc w:val="both"/>
        <w:rPr>
          <w:lang w:val="en-US"/>
        </w:rPr>
      </w:pPr>
    </w:p>
    <w:p w14:paraId="535F46F6" w14:textId="2BE6B296" w:rsidR="00593FCF" w:rsidRPr="00362708" w:rsidRDefault="00593FCF">
      <w:pPr>
        <w:pStyle w:val="Standard"/>
        <w:autoSpaceDE w:val="0"/>
        <w:jc w:val="both"/>
        <w:rPr>
          <w:lang w:val="en-US"/>
        </w:rPr>
      </w:pPr>
    </w:p>
    <w:p w14:paraId="0932237D" w14:textId="77777777" w:rsidR="00593FCF" w:rsidRPr="00362708" w:rsidRDefault="00593FCF">
      <w:pPr>
        <w:pStyle w:val="Standard"/>
        <w:autoSpaceDE w:val="0"/>
        <w:jc w:val="both"/>
        <w:rPr>
          <w:lang w:val="en-US"/>
        </w:rPr>
      </w:pPr>
    </w:p>
    <w:p w14:paraId="1CF06991" w14:textId="77777777" w:rsidR="0071790B" w:rsidRPr="00F9278B" w:rsidRDefault="0071790B" w:rsidP="0071790B">
      <w:pPr>
        <w:pStyle w:val="Caption"/>
        <w:jc w:val="center"/>
        <w:rPr>
          <w:lang w:val="en-US"/>
        </w:rPr>
      </w:pPr>
      <w:r w:rsidRPr="00025B43">
        <w:rPr>
          <w:i w:val="0"/>
        </w:rPr>
        <w:t xml:space="preserve">Figure </w:t>
      </w:r>
      <w:r w:rsidRPr="00025B43">
        <w:rPr>
          <w:i w:val="0"/>
        </w:rPr>
        <w:fldChar w:fldCharType="begin"/>
      </w:r>
      <w:r w:rsidRPr="00025B43">
        <w:rPr>
          <w:i w:val="0"/>
        </w:rPr>
        <w:instrText xml:space="preserve"> SEQ Figure \* ARABIC </w:instrText>
      </w:r>
      <w:r w:rsidRPr="00025B43">
        <w:rPr>
          <w:i w:val="0"/>
        </w:rPr>
        <w:fldChar w:fldCharType="separate"/>
      </w:r>
      <w:r w:rsidR="00D92B37">
        <w:rPr>
          <w:i w:val="0"/>
          <w:noProof/>
        </w:rPr>
        <w:t>2</w:t>
      </w:r>
      <w:r w:rsidRPr="00025B43">
        <w:rPr>
          <w:i w:val="0"/>
        </w:rPr>
        <w:fldChar w:fldCharType="end"/>
      </w:r>
      <w:r w:rsidRPr="00025B43">
        <w:rPr>
          <w:i w:val="0"/>
        </w:rPr>
        <w:t>.2</w:t>
      </w:r>
      <w:r>
        <w:rPr>
          <w:i w:val="0"/>
        </w:rPr>
        <w:t>.</w:t>
      </w:r>
      <w:r w:rsidRPr="00025B43">
        <w:rPr>
          <w:i w:val="0"/>
        </w:rPr>
        <w:t xml:space="preserve"> NDVI metrics algorithm schema</w:t>
      </w:r>
    </w:p>
    <w:p w14:paraId="638816E6" w14:textId="77777777" w:rsidR="00593FCF" w:rsidRPr="00362708" w:rsidRDefault="00593FCF">
      <w:pPr>
        <w:pStyle w:val="Standard"/>
        <w:autoSpaceDE w:val="0"/>
        <w:jc w:val="both"/>
        <w:rPr>
          <w:lang w:val="en-US"/>
        </w:rPr>
      </w:pPr>
    </w:p>
    <w:p w14:paraId="76E36100" w14:textId="77777777" w:rsidR="00593FCF" w:rsidRPr="00362708" w:rsidRDefault="00593FCF">
      <w:pPr>
        <w:pStyle w:val="Standard"/>
        <w:autoSpaceDE w:val="0"/>
        <w:jc w:val="both"/>
        <w:rPr>
          <w:lang w:val="en-US"/>
        </w:rPr>
      </w:pPr>
    </w:p>
    <w:p w14:paraId="1018931B" w14:textId="03D8517A" w:rsidR="00D46936" w:rsidRDefault="004E5F0B" w:rsidP="0069298B">
      <w:pPr>
        <w:pStyle w:val="Standard"/>
        <w:autoSpaceDE w:val="0"/>
        <w:jc w:val="both"/>
        <w:rPr>
          <w:lang w:val="en-US"/>
        </w:rPr>
      </w:pPr>
      <w:r>
        <w:rPr>
          <w:lang w:val="en-US"/>
        </w:rPr>
        <w:tab/>
      </w:r>
      <w:r w:rsidR="003E6CF6">
        <w:rPr>
          <w:lang w:val="en-US"/>
        </w:rPr>
        <w:t>The yearly NDVI</w:t>
      </w:r>
      <w:r w:rsidR="00E0247F">
        <w:rPr>
          <w:lang w:val="en-US"/>
        </w:rPr>
        <w:t>, QA/QC,</w:t>
      </w:r>
      <w:r w:rsidR="003E6CF6">
        <w:rPr>
          <w:lang w:val="en-US"/>
        </w:rPr>
        <w:t xml:space="preserve"> and </w:t>
      </w:r>
      <w:r w:rsidR="00E0247F">
        <w:rPr>
          <w:lang w:val="en-US"/>
        </w:rPr>
        <w:t>cloud</w:t>
      </w:r>
      <w:r w:rsidR="00AE0554">
        <w:rPr>
          <w:lang w:val="en-US"/>
        </w:rPr>
        <w:t>-</w:t>
      </w:r>
      <w:r w:rsidR="0071790B">
        <w:rPr>
          <w:lang w:val="en-US"/>
        </w:rPr>
        <w:t>mask</w:t>
      </w:r>
      <w:r w:rsidR="003E6CF6">
        <w:rPr>
          <w:lang w:val="en-US"/>
        </w:rPr>
        <w:t xml:space="preserve"> data are inputs for</w:t>
      </w:r>
      <w:r w:rsidR="00035E18" w:rsidRPr="00362708">
        <w:rPr>
          <w:lang w:val="en-US"/>
        </w:rPr>
        <w:t xml:space="preserve"> the NDVI metrics algorithm. The algorithm stack</w:t>
      </w:r>
      <w:r w:rsidR="000629E7">
        <w:rPr>
          <w:lang w:val="en-US"/>
        </w:rPr>
        <w:t>s</w:t>
      </w:r>
      <w:r w:rsidR="00035E18" w:rsidRPr="00362708">
        <w:rPr>
          <w:lang w:val="en-US"/>
        </w:rPr>
        <w:t xml:space="preserve"> </w:t>
      </w:r>
      <w:r w:rsidR="00AE0554">
        <w:rPr>
          <w:lang w:val="en-US"/>
        </w:rPr>
        <w:t xml:space="preserve">yearly </w:t>
      </w:r>
      <w:r w:rsidR="00E0247F">
        <w:rPr>
          <w:lang w:val="en-US"/>
        </w:rPr>
        <w:t>NDVI, QA/QC, and</w:t>
      </w:r>
      <w:r w:rsidR="0071790B">
        <w:rPr>
          <w:lang w:val="en-US"/>
        </w:rPr>
        <w:t xml:space="preserve"> cloud mask </w:t>
      </w:r>
      <w:r w:rsidR="00035E18" w:rsidRPr="00362708">
        <w:rPr>
          <w:lang w:val="en-US"/>
        </w:rPr>
        <w:t>da</w:t>
      </w:r>
      <w:r w:rsidR="003E6CF6">
        <w:rPr>
          <w:lang w:val="en-US"/>
        </w:rPr>
        <w:t>ta into multiple-band</w:t>
      </w:r>
      <w:r w:rsidR="000629E7">
        <w:rPr>
          <w:lang w:val="en-US"/>
        </w:rPr>
        <w:t xml:space="preserve"> data</w:t>
      </w:r>
      <w:r w:rsidR="00CA1E62">
        <w:rPr>
          <w:lang w:val="en-US"/>
        </w:rPr>
        <w:t xml:space="preserve"> set</w:t>
      </w:r>
      <w:r w:rsidR="0071790B">
        <w:rPr>
          <w:lang w:val="en-US"/>
        </w:rPr>
        <w:t>s</w:t>
      </w:r>
      <w:r w:rsidR="000629E7">
        <w:rPr>
          <w:lang w:val="en-US"/>
        </w:rPr>
        <w:t>,</w:t>
      </w:r>
      <w:r w:rsidR="0071790B">
        <w:rPr>
          <w:lang w:val="en-US"/>
        </w:rPr>
        <w:t xml:space="preserve"> respectively.</w:t>
      </w:r>
      <w:r w:rsidR="000629E7">
        <w:rPr>
          <w:lang w:val="en-US"/>
        </w:rPr>
        <w:t xml:space="preserve"> </w:t>
      </w:r>
      <w:r w:rsidR="0071790B">
        <w:rPr>
          <w:lang w:val="en-US"/>
        </w:rPr>
        <w:t>T</w:t>
      </w:r>
      <w:r w:rsidR="00035E18" w:rsidRPr="00362708">
        <w:rPr>
          <w:lang w:val="en-US"/>
        </w:rPr>
        <w:t>he</w:t>
      </w:r>
      <w:r w:rsidR="000629E7">
        <w:rPr>
          <w:lang w:val="en-US"/>
        </w:rPr>
        <w:t xml:space="preserve">n </w:t>
      </w:r>
      <w:r w:rsidR="00864B98" w:rsidRPr="00362708">
        <w:rPr>
          <w:lang w:val="en-US"/>
        </w:rPr>
        <w:t>interpolate</w:t>
      </w:r>
      <w:r w:rsidR="000629E7">
        <w:rPr>
          <w:lang w:val="en-US"/>
        </w:rPr>
        <w:t>s</w:t>
      </w:r>
      <w:r w:rsidR="003E6CF6">
        <w:rPr>
          <w:lang w:val="en-US"/>
        </w:rPr>
        <w:t xml:space="preserve"> </w:t>
      </w:r>
      <w:r w:rsidR="00864B98" w:rsidRPr="00362708">
        <w:rPr>
          <w:lang w:val="en-US"/>
        </w:rPr>
        <w:t xml:space="preserve">and </w:t>
      </w:r>
      <w:r w:rsidR="00AE0554">
        <w:rPr>
          <w:lang w:val="en-US"/>
        </w:rPr>
        <w:t xml:space="preserve">does </w:t>
      </w:r>
      <w:r w:rsidR="00864B98" w:rsidRPr="00362708">
        <w:rPr>
          <w:lang w:val="en-US"/>
        </w:rPr>
        <w:t>smooth</w:t>
      </w:r>
      <w:r w:rsidR="003E6CF6">
        <w:rPr>
          <w:lang w:val="en-US"/>
        </w:rPr>
        <w:t xml:space="preserve"> the</w:t>
      </w:r>
      <w:r w:rsidR="00D46936">
        <w:rPr>
          <w:lang w:val="en-US"/>
        </w:rPr>
        <w:t xml:space="preserve"> NAVI data with the help of information from </w:t>
      </w:r>
      <w:r w:rsidR="00E0247F">
        <w:rPr>
          <w:lang w:val="en-US"/>
        </w:rPr>
        <w:t>QA/QC and cloud</w:t>
      </w:r>
      <w:r w:rsidR="00AE0554">
        <w:rPr>
          <w:lang w:val="en-US"/>
        </w:rPr>
        <w:t>-</w:t>
      </w:r>
      <w:r w:rsidR="00D46936">
        <w:rPr>
          <w:lang w:val="en-US"/>
        </w:rPr>
        <w:t>mask</w:t>
      </w:r>
      <w:r w:rsidR="00E0247F">
        <w:rPr>
          <w:lang w:val="en-US"/>
        </w:rPr>
        <w:t xml:space="preserve"> data</w:t>
      </w:r>
      <w:r w:rsidR="00CA1E62">
        <w:rPr>
          <w:lang w:val="en-US"/>
        </w:rPr>
        <w:t xml:space="preserve">.  Finally, </w:t>
      </w:r>
      <w:r w:rsidR="003E6CF6">
        <w:rPr>
          <w:lang w:val="en-US"/>
        </w:rPr>
        <w:t>the algorithm</w:t>
      </w:r>
      <w:r w:rsidR="00864B98" w:rsidRPr="00362708">
        <w:rPr>
          <w:lang w:val="en-US"/>
        </w:rPr>
        <w:t xml:space="preserve"> calculate</w:t>
      </w:r>
      <w:r w:rsidR="000629E7">
        <w:rPr>
          <w:lang w:val="en-US"/>
        </w:rPr>
        <w:t>s</w:t>
      </w:r>
      <w:r w:rsidR="003E6CF6">
        <w:rPr>
          <w:lang w:val="en-US"/>
        </w:rPr>
        <w:t xml:space="preserve"> </w:t>
      </w:r>
      <w:r w:rsidR="00CA1E62">
        <w:rPr>
          <w:lang w:val="en-US"/>
        </w:rPr>
        <w:t>the</w:t>
      </w:r>
      <w:r w:rsidR="003E6CF6">
        <w:rPr>
          <w:lang w:val="en-US"/>
        </w:rPr>
        <w:t xml:space="preserve"> NDVI metrics </w:t>
      </w:r>
      <w:r w:rsidR="00CA1E62">
        <w:rPr>
          <w:lang w:val="en-US"/>
        </w:rPr>
        <w:t>and output</w:t>
      </w:r>
      <w:r w:rsidR="00D46936">
        <w:rPr>
          <w:lang w:val="en-US"/>
        </w:rPr>
        <w:t xml:space="preserve"> them</w:t>
      </w:r>
      <w:r w:rsidR="00CA1E62">
        <w:rPr>
          <w:lang w:val="en-US"/>
        </w:rPr>
        <w:t xml:space="preserve"> </w:t>
      </w:r>
      <w:r w:rsidR="003E6CF6">
        <w:rPr>
          <w:lang w:val="en-US"/>
        </w:rPr>
        <w:t>as well as</w:t>
      </w:r>
      <w:r w:rsidR="000629E7">
        <w:rPr>
          <w:lang w:val="en-US"/>
        </w:rPr>
        <w:t xml:space="preserve"> t</w:t>
      </w:r>
      <w:r w:rsidR="003E6CF6">
        <w:rPr>
          <w:lang w:val="en-US"/>
        </w:rPr>
        <w:t>he smoothed NDVI data.</w:t>
      </w:r>
    </w:p>
    <w:p w14:paraId="0E2D98F4" w14:textId="77777777" w:rsidR="00AE0554" w:rsidRDefault="00AE0554" w:rsidP="002C04A3">
      <w:pPr>
        <w:pStyle w:val="Standard"/>
        <w:autoSpaceDE w:val="0"/>
        <w:ind w:firstLine="706"/>
        <w:jc w:val="both"/>
        <w:rPr>
          <w:lang w:val="en-US"/>
        </w:rPr>
      </w:pPr>
    </w:p>
    <w:p w14:paraId="70EC5CCC" w14:textId="6E6738E8" w:rsidR="00593FCF" w:rsidRDefault="00864B98" w:rsidP="002C04A3">
      <w:pPr>
        <w:pStyle w:val="Standard"/>
        <w:autoSpaceDE w:val="0"/>
        <w:ind w:firstLine="706"/>
        <w:jc w:val="both"/>
        <w:rPr>
          <w:rFonts w:eastAsia="Calibri, Calibri" w:cs="Calibri, Calibri"/>
          <w:color w:val="000000"/>
          <w:lang w:val="en-US"/>
        </w:rPr>
      </w:pPr>
      <w:r w:rsidRPr="00362708">
        <w:rPr>
          <w:lang w:val="en-US"/>
        </w:rPr>
        <w:t xml:space="preserve"> </w:t>
      </w:r>
      <w:r w:rsidR="003E6CF6">
        <w:rPr>
          <w:lang w:val="en-US"/>
        </w:rPr>
        <w:t xml:space="preserve">The yearly </w:t>
      </w:r>
      <w:r w:rsidR="003E6CF6">
        <w:rPr>
          <w:rFonts w:eastAsia="Calibri, Calibri" w:cs="Calibri, Calibri"/>
          <w:color w:val="000000"/>
          <w:lang w:val="en-US"/>
        </w:rPr>
        <w:t>NDVI metrics data include 1</w:t>
      </w:r>
      <w:r w:rsidR="002A4796">
        <w:rPr>
          <w:rFonts w:eastAsia="Calibri, Calibri" w:cs="Calibri, Calibri"/>
          <w:color w:val="000000"/>
          <w:lang w:val="en-US"/>
        </w:rPr>
        <w:t>2</w:t>
      </w:r>
      <w:r w:rsidR="003E6CF6">
        <w:rPr>
          <w:rFonts w:eastAsia="Calibri, Calibri" w:cs="Calibri, Calibri"/>
          <w:color w:val="000000"/>
          <w:lang w:val="en-US"/>
        </w:rPr>
        <w:t xml:space="preserve"> </w:t>
      </w:r>
      <w:r w:rsidR="00CA1E62">
        <w:rPr>
          <w:rFonts w:eastAsia="Calibri, Calibri" w:cs="Calibri, Calibri"/>
          <w:color w:val="000000"/>
          <w:lang w:val="en-US"/>
        </w:rPr>
        <w:t>metrics</w:t>
      </w:r>
      <w:r w:rsidR="00A244F1">
        <w:rPr>
          <w:rFonts w:eastAsia="Calibri, Calibri" w:cs="Calibri, Calibri"/>
          <w:color w:val="000000"/>
          <w:lang w:val="en-US"/>
        </w:rPr>
        <w:t>: day of onset of greenness (</w:t>
      </w:r>
      <w:proofErr w:type="spellStart"/>
      <w:r w:rsidR="00A244F1">
        <w:rPr>
          <w:rFonts w:eastAsia="Calibri, Calibri" w:cs="Calibri, Calibri"/>
          <w:color w:val="000000"/>
          <w:lang w:val="en-US"/>
        </w:rPr>
        <w:t>onp</w:t>
      </w:r>
      <w:proofErr w:type="spellEnd"/>
      <w:r w:rsidR="00A244F1">
        <w:rPr>
          <w:rFonts w:eastAsia="Calibri, Calibri" w:cs="Calibri, Calibri"/>
          <w:color w:val="000000"/>
          <w:lang w:val="en-US"/>
        </w:rPr>
        <w:t>), NDVI value at onset day (</w:t>
      </w:r>
      <w:proofErr w:type="spellStart"/>
      <w:r w:rsidR="00A244F1">
        <w:rPr>
          <w:rFonts w:eastAsia="Calibri, Calibri" w:cs="Calibri, Calibri"/>
          <w:color w:val="000000"/>
          <w:lang w:val="en-US"/>
        </w:rPr>
        <w:t>onv</w:t>
      </w:r>
      <w:proofErr w:type="spellEnd"/>
      <w:r w:rsidR="00A244F1">
        <w:rPr>
          <w:rFonts w:eastAsia="Calibri, Calibri" w:cs="Calibri, Calibri"/>
          <w:color w:val="000000"/>
          <w:lang w:val="en-US"/>
        </w:rPr>
        <w:t>), day of end of greenness (</w:t>
      </w:r>
      <w:proofErr w:type="spellStart"/>
      <w:r w:rsidR="00A244F1">
        <w:rPr>
          <w:rFonts w:eastAsia="Calibri, Calibri" w:cs="Calibri, Calibri"/>
          <w:color w:val="000000"/>
          <w:lang w:val="en-US"/>
        </w:rPr>
        <w:t>endp</w:t>
      </w:r>
      <w:proofErr w:type="spellEnd"/>
      <w:r w:rsidR="00A244F1">
        <w:rPr>
          <w:rFonts w:eastAsia="Calibri, Calibri" w:cs="Calibri, Calibri"/>
          <w:color w:val="000000"/>
          <w:lang w:val="en-US"/>
        </w:rPr>
        <w:t>), NDVI value at the end day of greenness (</w:t>
      </w:r>
      <w:proofErr w:type="spellStart"/>
      <w:r w:rsidR="00A244F1">
        <w:rPr>
          <w:rFonts w:eastAsia="Calibri, Calibri" w:cs="Calibri, Calibri"/>
          <w:color w:val="000000"/>
          <w:lang w:val="en-US"/>
        </w:rPr>
        <w:t>endv</w:t>
      </w:r>
      <w:proofErr w:type="spellEnd"/>
      <w:r w:rsidR="00A244F1">
        <w:rPr>
          <w:rFonts w:eastAsia="Calibri, Calibri" w:cs="Calibri, Calibri"/>
          <w:color w:val="000000"/>
          <w:lang w:val="en-US"/>
        </w:rPr>
        <w:t>), the duration of greenness season (</w:t>
      </w:r>
      <w:proofErr w:type="spellStart"/>
      <w:r w:rsidR="00A244F1">
        <w:rPr>
          <w:rFonts w:eastAsia="Calibri, Calibri" w:cs="Calibri, Calibri"/>
          <w:color w:val="000000"/>
          <w:lang w:val="en-US"/>
        </w:rPr>
        <w:t>durp</w:t>
      </w:r>
      <w:proofErr w:type="spellEnd"/>
      <w:r w:rsidR="00A244F1">
        <w:rPr>
          <w:rFonts w:eastAsia="Calibri, Calibri" w:cs="Calibri, Calibri"/>
          <w:color w:val="000000"/>
          <w:lang w:val="en-US"/>
        </w:rPr>
        <w:t>), the day of the maximum NDVI value (</w:t>
      </w:r>
      <w:proofErr w:type="spellStart"/>
      <w:r w:rsidR="00A244F1">
        <w:rPr>
          <w:rFonts w:eastAsia="Calibri, Calibri" w:cs="Calibri, Calibri"/>
          <w:color w:val="000000"/>
          <w:lang w:val="en-US"/>
        </w:rPr>
        <w:t>maxp</w:t>
      </w:r>
      <w:proofErr w:type="spellEnd"/>
      <w:r w:rsidR="00A244F1">
        <w:rPr>
          <w:rFonts w:eastAsia="Calibri, Calibri" w:cs="Calibri, Calibri"/>
          <w:color w:val="000000"/>
          <w:lang w:val="en-US"/>
        </w:rPr>
        <w:t>), maximum NDVI value (</w:t>
      </w:r>
      <w:proofErr w:type="spellStart"/>
      <w:r w:rsidR="00A244F1">
        <w:rPr>
          <w:rFonts w:eastAsia="Calibri, Calibri" w:cs="Calibri, Calibri"/>
          <w:color w:val="000000"/>
          <w:lang w:val="en-US"/>
        </w:rPr>
        <w:t>maxv</w:t>
      </w:r>
      <w:proofErr w:type="spellEnd"/>
      <w:r w:rsidR="00A244F1">
        <w:rPr>
          <w:rFonts w:eastAsia="Calibri, Calibri" w:cs="Calibri, Calibri"/>
          <w:color w:val="000000"/>
          <w:lang w:val="en-US"/>
        </w:rPr>
        <w:t>), range of NDVI values (</w:t>
      </w:r>
      <w:proofErr w:type="spellStart"/>
      <w:r w:rsidR="00A244F1">
        <w:rPr>
          <w:rFonts w:eastAsia="Calibri, Calibri" w:cs="Calibri, Calibri"/>
          <w:color w:val="000000"/>
          <w:lang w:val="en-US"/>
        </w:rPr>
        <w:t>ranv</w:t>
      </w:r>
      <w:proofErr w:type="spellEnd"/>
      <w:r w:rsidR="00A244F1">
        <w:rPr>
          <w:rFonts w:eastAsia="Calibri, Calibri" w:cs="Calibri, Calibri"/>
          <w:color w:val="000000"/>
          <w:lang w:val="en-US"/>
        </w:rPr>
        <w:t>), rate of green up (</w:t>
      </w:r>
      <w:proofErr w:type="spellStart"/>
      <w:r w:rsidR="00A244F1">
        <w:rPr>
          <w:rFonts w:eastAsia="Calibri, Calibri" w:cs="Calibri, Calibri"/>
          <w:color w:val="000000"/>
          <w:lang w:val="en-US"/>
        </w:rPr>
        <w:t>rtup</w:t>
      </w:r>
      <w:proofErr w:type="spellEnd"/>
      <w:r w:rsidR="00A244F1">
        <w:rPr>
          <w:rFonts w:eastAsia="Calibri, Calibri" w:cs="Calibri, Calibri"/>
          <w:color w:val="000000"/>
          <w:lang w:val="en-US"/>
        </w:rPr>
        <w:t>), rate of</w:t>
      </w:r>
      <w:r w:rsidR="00AE0554">
        <w:rPr>
          <w:rFonts w:eastAsia="Calibri, Calibri" w:cs="Calibri, Calibri"/>
          <w:color w:val="000000"/>
          <w:lang w:val="en-US"/>
        </w:rPr>
        <w:t xml:space="preserve"> </w:t>
      </w:r>
      <w:r w:rsidR="00CA1E62">
        <w:rPr>
          <w:rFonts w:eastAsia="Calibri, Calibri" w:cs="Calibri, Calibri"/>
          <w:color w:val="000000"/>
          <w:lang w:val="en-US"/>
        </w:rPr>
        <w:t xml:space="preserve">senescence </w:t>
      </w:r>
      <w:r w:rsidR="00A244F1">
        <w:rPr>
          <w:rFonts w:eastAsia="Calibri, Calibri" w:cs="Calibri, Calibri"/>
          <w:color w:val="000000"/>
          <w:lang w:val="en-US"/>
        </w:rPr>
        <w:t>(</w:t>
      </w:r>
      <w:proofErr w:type="spellStart"/>
      <w:r w:rsidR="00A244F1">
        <w:rPr>
          <w:rFonts w:eastAsia="Calibri, Calibri" w:cs="Calibri, Calibri"/>
          <w:color w:val="000000"/>
          <w:lang w:val="en-US"/>
        </w:rPr>
        <w:t>rtdn</w:t>
      </w:r>
      <w:proofErr w:type="spellEnd"/>
      <w:r w:rsidR="00A244F1">
        <w:rPr>
          <w:rFonts w:eastAsia="Calibri, Calibri" w:cs="Calibri, Calibri"/>
          <w:color w:val="000000"/>
          <w:lang w:val="en-US"/>
        </w:rPr>
        <w:t>), time-integrated NDVI (</w:t>
      </w:r>
      <w:proofErr w:type="spellStart"/>
      <w:r w:rsidR="00A244F1">
        <w:rPr>
          <w:rFonts w:eastAsia="Calibri, Calibri" w:cs="Calibri, Calibri"/>
          <w:color w:val="000000"/>
          <w:lang w:val="en-US"/>
        </w:rPr>
        <w:t>tindvi</w:t>
      </w:r>
      <w:proofErr w:type="spellEnd"/>
      <w:r w:rsidR="00A244F1">
        <w:rPr>
          <w:rFonts w:eastAsia="Calibri, Calibri" w:cs="Calibri, Calibri"/>
          <w:color w:val="000000"/>
          <w:lang w:val="en-US"/>
        </w:rPr>
        <w:t>), NDVI metrics flag (</w:t>
      </w:r>
      <w:proofErr w:type="spellStart"/>
      <w:r w:rsidR="00A244F1">
        <w:rPr>
          <w:rFonts w:eastAsia="Calibri, Calibri" w:cs="Calibri, Calibri"/>
          <w:color w:val="000000"/>
          <w:lang w:val="en-US"/>
        </w:rPr>
        <w:t>mflg</w:t>
      </w:r>
      <w:proofErr w:type="spellEnd"/>
      <w:r w:rsidR="00A244F1">
        <w:rPr>
          <w:rFonts w:eastAsia="Calibri, Calibri" w:cs="Calibri, Calibri"/>
          <w:color w:val="000000"/>
          <w:lang w:val="en-US"/>
        </w:rPr>
        <w:t>).</w:t>
      </w:r>
    </w:p>
    <w:p w14:paraId="4F36FEF8" w14:textId="77777777" w:rsidR="004E5F0B" w:rsidRDefault="004E5F0B" w:rsidP="002C04A3">
      <w:pPr>
        <w:pStyle w:val="Standard"/>
        <w:autoSpaceDE w:val="0"/>
        <w:ind w:firstLine="706"/>
        <w:jc w:val="both"/>
        <w:rPr>
          <w:rFonts w:eastAsia="Calibri, Calibri" w:cs="Calibri, Calibri"/>
          <w:color w:val="000000"/>
          <w:lang w:val="en-US"/>
        </w:rPr>
      </w:pPr>
    </w:p>
    <w:p w14:paraId="36B0F4A6" w14:textId="77777777" w:rsidR="00A244F1" w:rsidRDefault="00A244F1">
      <w:pPr>
        <w:pStyle w:val="Standard"/>
        <w:autoSpaceDE w:val="0"/>
        <w:jc w:val="both"/>
        <w:rPr>
          <w:rFonts w:eastAsia="Calibri, Calibri" w:cs="Calibri, Calibri"/>
          <w:color w:val="000000"/>
          <w:lang w:val="en-US"/>
        </w:rPr>
      </w:pPr>
    </w:p>
    <w:p w14:paraId="3DA64591" w14:textId="44128184" w:rsidR="00A244F1" w:rsidRPr="00B06F13" w:rsidDel="005701AC" w:rsidRDefault="00A244F1">
      <w:pPr>
        <w:pStyle w:val="Standard"/>
        <w:autoSpaceDE w:val="0"/>
        <w:jc w:val="both"/>
        <w:rPr>
          <w:del w:id="20" w:author="jiang" w:date="2014-02-14T12:28:00Z"/>
          <w:rFonts w:eastAsia="Calibri, Calibri" w:cs="Calibri, Calibri"/>
          <w:b/>
          <w:color w:val="000000"/>
          <w:lang w:val="en-US"/>
        </w:rPr>
      </w:pPr>
      <w:del w:id="21" w:author="jiang" w:date="2014-02-14T12:28:00Z">
        <w:r w:rsidRPr="00B06F13" w:rsidDel="005701AC">
          <w:rPr>
            <w:rFonts w:eastAsia="Calibri, Calibri" w:cs="Calibri, Calibri"/>
            <w:b/>
            <w:color w:val="000000"/>
            <w:lang w:val="en-US"/>
          </w:rPr>
          <w:delText>2.2.1 Installation</w:delText>
        </w:r>
        <w:r w:rsidR="00B42B28" w:rsidRPr="00B06F13" w:rsidDel="005701AC">
          <w:rPr>
            <w:rFonts w:eastAsia="Calibri, Calibri" w:cs="Calibri, Calibri"/>
            <w:b/>
            <w:color w:val="000000"/>
            <w:lang w:val="en-US"/>
          </w:rPr>
          <w:delText xml:space="preserve">, configuration, and </w:delText>
        </w:r>
        <w:r w:rsidR="005C6626" w:rsidDel="005701AC">
          <w:rPr>
            <w:rFonts w:eastAsia="Calibri, Calibri" w:cs="Calibri, Calibri"/>
            <w:b/>
            <w:color w:val="000000"/>
            <w:lang w:val="en-US"/>
          </w:rPr>
          <w:delText>use</w:delText>
        </w:r>
        <w:r w:rsidR="002C04A3" w:rsidRPr="00B06F13" w:rsidDel="005701AC">
          <w:rPr>
            <w:rFonts w:eastAsia="Calibri, Calibri" w:cs="Calibri, Calibri"/>
            <w:b/>
            <w:color w:val="000000"/>
            <w:lang w:val="en-US"/>
          </w:rPr>
          <w:delText xml:space="preserve"> of the </w:delText>
        </w:r>
        <w:r w:rsidR="005C6626" w:rsidDel="005701AC">
          <w:rPr>
            <w:rFonts w:eastAsia="Calibri, Calibri" w:cs="Calibri, Calibri"/>
            <w:b/>
            <w:color w:val="000000"/>
            <w:lang w:val="en-US"/>
          </w:rPr>
          <w:delText xml:space="preserve">AVHRR-derived </w:delText>
        </w:r>
        <w:r w:rsidR="007A1ED5" w:rsidRPr="00B06F13" w:rsidDel="005701AC">
          <w:rPr>
            <w:rFonts w:eastAsia="Calibri, Calibri" w:cs="Calibri, Calibri"/>
            <w:b/>
            <w:color w:val="000000"/>
            <w:lang w:val="en-US"/>
          </w:rPr>
          <w:delText xml:space="preserve">NDVI metrics </w:delText>
        </w:r>
        <w:r w:rsidR="00227275" w:rsidRPr="00B06F13" w:rsidDel="005701AC">
          <w:rPr>
            <w:rFonts w:eastAsia="Calibri, Calibri" w:cs="Calibri, Calibri"/>
            <w:b/>
            <w:color w:val="000000"/>
            <w:lang w:val="en-US"/>
          </w:rPr>
          <w:delText>a</w:delText>
        </w:r>
        <w:r w:rsidR="005C6626" w:rsidDel="005701AC">
          <w:rPr>
            <w:rFonts w:eastAsia="Calibri, Calibri" w:cs="Calibri, Calibri"/>
            <w:b/>
            <w:color w:val="000000"/>
            <w:lang w:val="en-US"/>
          </w:rPr>
          <w:delText>lgorithm</w:delText>
        </w:r>
      </w:del>
    </w:p>
    <w:p w14:paraId="2EC7AD89" w14:textId="14FF7102" w:rsidR="00A244F1" w:rsidDel="005701AC" w:rsidRDefault="005701AC">
      <w:pPr>
        <w:pStyle w:val="Standard"/>
        <w:autoSpaceDE w:val="0"/>
        <w:jc w:val="both"/>
        <w:rPr>
          <w:del w:id="22" w:author="jiang" w:date="2014-02-14T12:28:00Z"/>
          <w:rFonts w:eastAsia="Calibri, Calibri" w:cs="Calibri, Calibri"/>
          <w:color w:val="000000"/>
          <w:lang w:val="en-US"/>
        </w:rPr>
      </w:pPr>
      <w:ins w:id="23" w:author="jiang" w:date="2014-02-14T12:28:00Z">
        <w:r>
          <w:rPr>
            <w:rFonts w:eastAsia="Calibri, Calibri" w:cs="Times New Roman"/>
            <w:color w:val="000000"/>
            <w:lang w:val="en-US"/>
          </w:rPr>
          <w:tab/>
        </w:r>
      </w:ins>
    </w:p>
    <w:p w14:paraId="3D591CCA" w14:textId="141E5056" w:rsidR="00A244F1" w:rsidRPr="00FF68B0" w:rsidRDefault="00FF68B0">
      <w:pPr>
        <w:pStyle w:val="Standard"/>
        <w:autoSpaceDE w:val="0"/>
        <w:jc w:val="both"/>
        <w:rPr>
          <w:rFonts w:eastAsia="Calibri, Calibri" w:cs="Times New Roman"/>
          <w:color w:val="000000"/>
          <w:lang w:val="en-US"/>
        </w:rPr>
      </w:pPr>
      <w:del w:id="24" w:author="jiang" w:date="2014-02-14T12:28:00Z">
        <w:r w:rsidRPr="00FF68B0" w:rsidDel="005701AC">
          <w:rPr>
            <w:rFonts w:eastAsia="Calibri, Calibri" w:cs="Times New Roman"/>
            <w:color w:val="000000"/>
            <w:lang w:val="en-US"/>
          </w:rPr>
          <w:tab/>
        </w:r>
      </w:del>
      <w:r w:rsidRPr="00FF68B0">
        <w:rPr>
          <w:rFonts w:eastAsia="Calibri, Calibri" w:cs="Times New Roman"/>
          <w:color w:val="000000"/>
          <w:lang w:val="en-US"/>
        </w:rPr>
        <w:t xml:space="preserve">The algorithm </w:t>
      </w:r>
      <w:r w:rsidR="00251E51">
        <w:rPr>
          <w:rFonts w:eastAsia="Calibri, Calibri" w:cs="Times New Roman"/>
          <w:color w:val="000000"/>
          <w:lang w:val="en-US"/>
        </w:rPr>
        <w:t xml:space="preserve">codes </w:t>
      </w:r>
      <w:r w:rsidR="009D59F6">
        <w:rPr>
          <w:rFonts w:eastAsia="Calibri, Calibri" w:cs="Times New Roman"/>
          <w:color w:val="000000"/>
          <w:lang w:val="en-US"/>
        </w:rPr>
        <w:t xml:space="preserve">were </w:t>
      </w:r>
      <w:r w:rsidR="00251E51">
        <w:rPr>
          <w:rFonts w:eastAsia="Calibri, Calibri" w:cs="Times New Roman"/>
          <w:color w:val="000000"/>
          <w:lang w:val="en-US"/>
        </w:rPr>
        <w:t xml:space="preserve">developed </w:t>
      </w:r>
      <w:r w:rsidR="009D59F6">
        <w:rPr>
          <w:rFonts w:eastAsia="Calibri, Calibri" w:cs="Times New Roman"/>
          <w:color w:val="000000"/>
          <w:lang w:val="en-US"/>
        </w:rPr>
        <w:t>using the IDL</w:t>
      </w:r>
      <w:r w:rsidR="00251E51">
        <w:rPr>
          <w:rFonts w:eastAsia="Calibri, Calibri" w:cs="Times New Roman"/>
          <w:color w:val="000000"/>
          <w:lang w:val="en-US"/>
        </w:rPr>
        <w:t xml:space="preserve"> program</w:t>
      </w:r>
      <w:r w:rsidR="00CA1E62">
        <w:rPr>
          <w:rFonts w:eastAsia="Calibri, Calibri" w:cs="Times New Roman"/>
          <w:color w:val="000000"/>
          <w:lang w:val="en-US"/>
        </w:rPr>
        <w:t>m</w:t>
      </w:r>
      <w:r w:rsidR="00251E51">
        <w:rPr>
          <w:rFonts w:eastAsia="Calibri, Calibri" w:cs="Times New Roman"/>
          <w:color w:val="000000"/>
          <w:lang w:val="en-US"/>
        </w:rPr>
        <w:t>ing language</w:t>
      </w:r>
      <w:r w:rsidR="009D59F6">
        <w:rPr>
          <w:rFonts w:eastAsia="Calibri, Calibri" w:cs="Times New Roman"/>
          <w:color w:val="000000"/>
          <w:lang w:val="en-US"/>
        </w:rPr>
        <w:t xml:space="preserve"> </w:t>
      </w:r>
      <w:r w:rsidR="003A27C5">
        <w:rPr>
          <w:rFonts w:eastAsia="Calibri, Calibri" w:cs="Times New Roman"/>
          <w:color w:val="000000"/>
          <w:lang w:val="en-US"/>
        </w:rPr>
        <w:t xml:space="preserve">and </w:t>
      </w:r>
      <w:r w:rsidR="009D59F6">
        <w:rPr>
          <w:rFonts w:eastAsia="Calibri, Calibri" w:cs="Times New Roman"/>
          <w:color w:val="000000"/>
          <w:lang w:val="en-US"/>
        </w:rPr>
        <w:t>ENVI</w:t>
      </w:r>
      <w:r w:rsidR="003A27C5">
        <w:rPr>
          <w:rFonts w:eastAsia="Calibri, Calibri" w:cs="Times New Roman"/>
          <w:color w:val="000000"/>
          <w:lang w:val="en-US"/>
        </w:rPr>
        <w:t xml:space="preserve"> software package</w:t>
      </w:r>
      <w:r w:rsidR="00251E51">
        <w:rPr>
          <w:rFonts w:eastAsia="Calibri, Calibri" w:cs="Times New Roman"/>
          <w:color w:val="000000"/>
          <w:lang w:val="en-US"/>
        </w:rPr>
        <w:t xml:space="preserve">. They </w:t>
      </w:r>
      <w:r w:rsidRPr="00FF68B0">
        <w:rPr>
          <w:rFonts w:eastAsia="Calibri, Calibri" w:cs="Times New Roman"/>
          <w:color w:val="000000"/>
          <w:lang w:val="en-US"/>
        </w:rPr>
        <w:t xml:space="preserve">work on both Linux and Windows </w:t>
      </w:r>
      <w:r w:rsidR="002C04A3">
        <w:rPr>
          <w:rFonts w:eastAsia="Calibri, Calibri" w:cs="Times New Roman"/>
          <w:color w:val="000000"/>
          <w:lang w:val="en-US"/>
        </w:rPr>
        <w:t>operational environment</w:t>
      </w:r>
      <w:r w:rsidR="005C6626">
        <w:rPr>
          <w:rFonts w:eastAsia="Calibri, Calibri" w:cs="Times New Roman"/>
          <w:color w:val="000000"/>
          <w:lang w:val="en-US"/>
        </w:rPr>
        <w:t>s</w:t>
      </w:r>
      <w:r w:rsidR="00251E51">
        <w:rPr>
          <w:rFonts w:eastAsia="Calibri, Calibri" w:cs="Times New Roman"/>
          <w:color w:val="000000"/>
          <w:lang w:val="en-US"/>
        </w:rPr>
        <w:t xml:space="preserve"> with IDL</w:t>
      </w:r>
      <w:r w:rsidR="005C6626">
        <w:rPr>
          <w:rFonts w:eastAsia="Calibri, Calibri" w:cs="Times New Roman"/>
          <w:color w:val="000000"/>
          <w:lang w:val="en-US"/>
        </w:rPr>
        <w:t xml:space="preserve"> plus </w:t>
      </w:r>
      <w:r w:rsidR="00251E51">
        <w:rPr>
          <w:rFonts w:eastAsia="Calibri, Calibri" w:cs="Times New Roman"/>
          <w:color w:val="000000"/>
          <w:lang w:val="en-US"/>
        </w:rPr>
        <w:t xml:space="preserve">ENVI installed. </w:t>
      </w:r>
      <w:r w:rsidR="00881516">
        <w:rPr>
          <w:rFonts w:eastAsia="Calibri, Calibri" w:cs="Times New Roman"/>
          <w:color w:val="000000"/>
          <w:lang w:val="en-US"/>
        </w:rPr>
        <w:t>The instruction</w:t>
      </w:r>
      <w:r w:rsidR="00251E51">
        <w:rPr>
          <w:rFonts w:eastAsia="Calibri, Calibri" w:cs="Times New Roman"/>
          <w:color w:val="000000"/>
          <w:lang w:val="en-US"/>
        </w:rPr>
        <w:t xml:space="preserve"> </w:t>
      </w:r>
      <w:r w:rsidR="009D59F6">
        <w:rPr>
          <w:rFonts w:eastAsia="Calibri, Calibri" w:cs="Times New Roman"/>
          <w:color w:val="000000"/>
          <w:lang w:val="en-US"/>
        </w:rPr>
        <w:t xml:space="preserve">included here </w:t>
      </w:r>
      <w:r w:rsidR="00881516">
        <w:rPr>
          <w:rFonts w:eastAsia="Calibri, Calibri" w:cs="Times New Roman"/>
          <w:color w:val="000000"/>
          <w:lang w:val="en-US"/>
        </w:rPr>
        <w:t>cover</w:t>
      </w:r>
      <w:r w:rsidR="00251E51">
        <w:rPr>
          <w:rFonts w:eastAsia="Calibri, Calibri" w:cs="Times New Roman"/>
          <w:color w:val="000000"/>
          <w:lang w:val="en-US"/>
        </w:rPr>
        <w:t>s</w:t>
      </w:r>
      <w:r w:rsidR="00881516">
        <w:rPr>
          <w:rFonts w:eastAsia="Calibri, Calibri" w:cs="Times New Roman"/>
          <w:color w:val="000000"/>
          <w:lang w:val="en-US"/>
        </w:rPr>
        <w:t xml:space="preserve"> the</w:t>
      </w:r>
      <w:r w:rsidR="00B42B28">
        <w:rPr>
          <w:rFonts w:eastAsia="Calibri, Calibri" w:cs="Times New Roman"/>
          <w:color w:val="000000"/>
          <w:lang w:val="en-US"/>
        </w:rPr>
        <w:t xml:space="preserve"> installation, configuration, and </w:t>
      </w:r>
      <w:r w:rsidR="005C6626">
        <w:rPr>
          <w:rFonts w:eastAsia="Calibri, Calibri" w:cs="Times New Roman"/>
          <w:color w:val="000000"/>
          <w:lang w:val="en-US"/>
        </w:rPr>
        <w:t>use</w:t>
      </w:r>
      <w:r w:rsidR="00B42B28">
        <w:rPr>
          <w:rFonts w:eastAsia="Calibri, Calibri" w:cs="Times New Roman"/>
          <w:color w:val="000000"/>
          <w:lang w:val="en-US"/>
        </w:rPr>
        <w:t xml:space="preserve"> </w:t>
      </w:r>
      <w:r w:rsidRPr="00FF68B0">
        <w:rPr>
          <w:rFonts w:eastAsia="Calibri, Calibri" w:cs="Times New Roman"/>
          <w:color w:val="000000"/>
          <w:lang w:val="en-US"/>
        </w:rPr>
        <w:t>of the algorithm</w:t>
      </w:r>
      <w:r w:rsidR="00251E51">
        <w:rPr>
          <w:rFonts w:eastAsia="Calibri, Calibri" w:cs="Times New Roman"/>
          <w:color w:val="000000"/>
          <w:lang w:val="en-US"/>
        </w:rPr>
        <w:t xml:space="preserve"> codes</w:t>
      </w:r>
      <w:r w:rsidRPr="00FF68B0">
        <w:rPr>
          <w:rFonts w:eastAsia="Calibri, Calibri" w:cs="Times New Roman"/>
          <w:color w:val="000000"/>
          <w:lang w:val="en-US"/>
        </w:rPr>
        <w:t xml:space="preserve"> in </w:t>
      </w:r>
      <w:r w:rsidR="009D59F6">
        <w:rPr>
          <w:rFonts w:eastAsia="Calibri, Calibri" w:cs="Times New Roman"/>
          <w:color w:val="000000"/>
          <w:lang w:val="en-US"/>
        </w:rPr>
        <w:t xml:space="preserve">a </w:t>
      </w:r>
      <w:r w:rsidRPr="00FF68B0">
        <w:rPr>
          <w:rFonts w:eastAsia="Calibri, Calibri" w:cs="Times New Roman"/>
          <w:color w:val="000000"/>
          <w:lang w:val="en-US"/>
        </w:rPr>
        <w:t>Linux environment.</w:t>
      </w:r>
    </w:p>
    <w:p w14:paraId="1EB237D1" w14:textId="77777777" w:rsidR="00FF68B0" w:rsidRPr="00FF68B0" w:rsidRDefault="00FF68B0">
      <w:pPr>
        <w:pStyle w:val="Standard"/>
        <w:autoSpaceDE w:val="0"/>
        <w:jc w:val="both"/>
        <w:rPr>
          <w:rFonts w:eastAsia="Calibri, Calibri" w:cs="Times New Roman"/>
          <w:color w:val="000000"/>
          <w:lang w:val="en-US"/>
        </w:rPr>
      </w:pPr>
    </w:p>
    <w:p w14:paraId="36141CE0" w14:textId="77777777" w:rsidR="00FF68B0" w:rsidRPr="005701AC" w:rsidRDefault="00227275" w:rsidP="00FF68B0">
      <w:pPr>
        <w:rPr>
          <w:rFonts w:cs="Times New Roman"/>
          <w:b/>
          <w:rPrChange w:id="25" w:author="jiang" w:date="2014-02-14T12:28:00Z">
            <w:rPr>
              <w:rFonts w:cs="Times New Roman"/>
            </w:rPr>
          </w:rPrChange>
        </w:rPr>
      </w:pPr>
      <w:r>
        <w:rPr>
          <w:rFonts w:cs="Times New Roman"/>
        </w:rPr>
        <w:t xml:space="preserve">     </w:t>
      </w:r>
      <w:r w:rsidRPr="005701AC">
        <w:rPr>
          <w:rFonts w:cs="Times New Roman"/>
          <w:b/>
          <w:rPrChange w:id="26" w:author="jiang" w:date="2014-02-14T12:28:00Z">
            <w:rPr>
              <w:rFonts w:cs="Times New Roman"/>
            </w:rPr>
          </w:rPrChange>
        </w:rPr>
        <w:t xml:space="preserve"> Installation</w:t>
      </w:r>
      <w:del w:id="27" w:author="jiang" w:date="2014-02-14T12:28:00Z">
        <w:r w:rsidRPr="005701AC" w:rsidDel="005701AC">
          <w:rPr>
            <w:rFonts w:cs="Times New Roman"/>
            <w:b/>
            <w:rPrChange w:id="28" w:author="jiang" w:date="2014-02-14T12:28:00Z">
              <w:rPr>
                <w:rFonts w:cs="Times New Roman"/>
              </w:rPr>
            </w:rPrChange>
          </w:rPr>
          <w:delText xml:space="preserve"> of the application</w:delText>
        </w:r>
      </w:del>
    </w:p>
    <w:p w14:paraId="3CA48FF2" w14:textId="77777777" w:rsidR="002C04A3" w:rsidRPr="00FF68B0" w:rsidRDefault="002C04A3" w:rsidP="00FF68B0">
      <w:pPr>
        <w:rPr>
          <w:rFonts w:cs="Times New Roman"/>
        </w:rPr>
      </w:pPr>
    </w:p>
    <w:p w14:paraId="4559C599" w14:textId="6A3569CD" w:rsidR="00FF2D60" w:rsidRPr="007679A8" w:rsidRDefault="00CE5836" w:rsidP="00FF68B0">
      <w:pPr>
        <w:pStyle w:val="ListParagraph"/>
        <w:numPr>
          <w:ilvl w:val="0"/>
          <w:numId w:val="2"/>
        </w:numPr>
        <w:rPr>
          <w:ins w:id="29" w:author="jiang" w:date="2014-02-14T10:30:00Z"/>
          <w:rFonts w:ascii="Times New Roman" w:hAnsi="Times New Roman" w:cs="Times New Roman"/>
          <w:b/>
          <w:sz w:val="24"/>
          <w:szCs w:val="24"/>
          <w:rPrChange w:id="30" w:author="jiang" w:date="2014-02-14T11:01:00Z">
            <w:rPr>
              <w:ins w:id="31" w:author="jiang" w:date="2014-02-14T10:30:00Z"/>
              <w:rFonts w:ascii="Times New Roman" w:hAnsi="Times New Roman" w:cs="Times New Roman"/>
              <w:sz w:val="24"/>
              <w:szCs w:val="24"/>
            </w:rPr>
          </w:rPrChange>
        </w:rPr>
      </w:pPr>
      <w:r w:rsidRPr="007679A8">
        <w:rPr>
          <w:rFonts w:ascii="Times New Roman" w:hAnsi="Times New Roman" w:cs="Times New Roman"/>
          <w:sz w:val="24"/>
          <w:szCs w:val="24"/>
          <w:rPrChange w:id="32" w:author="jiang" w:date="2014-02-14T11:01:00Z">
            <w:rPr>
              <w:rFonts w:ascii="Times New Roman" w:hAnsi="Times New Roman" w:cs="Times New Roman"/>
              <w:sz w:val="24"/>
              <w:szCs w:val="24"/>
            </w:rPr>
          </w:rPrChange>
        </w:rPr>
        <w:t xml:space="preserve">Download </w:t>
      </w:r>
      <w:r w:rsidR="00FF68B0" w:rsidRPr="007679A8">
        <w:rPr>
          <w:rFonts w:ascii="Times New Roman" w:hAnsi="Times New Roman" w:cs="Times New Roman"/>
          <w:sz w:val="24"/>
          <w:szCs w:val="24"/>
          <w:rPrChange w:id="33" w:author="jiang" w:date="2014-02-14T11:01:00Z">
            <w:rPr>
              <w:rFonts w:ascii="Times New Roman" w:hAnsi="Times New Roman" w:cs="Times New Roman"/>
              <w:sz w:val="24"/>
              <w:szCs w:val="24"/>
            </w:rPr>
          </w:rPrChange>
        </w:rPr>
        <w:t xml:space="preserve">the algorithm </w:t>
      </w:r>
      <w:ins w:id="34" w:author="jiang" w:date="2014-02-14T10:30:00Z">
        <w:r w:rsidR="00FF2D60" w:rsidRPr="007679A8">
          <w:rPr>
            <w:rFonts w:ascii="Times New Roman" w:hAnsi="Times New Roman" w:cs="Times New Roman"/>
            <w:sz w:val="24"/>
            <w:szCs w:val="24"/>
            <w:rPrChange w:id="35" w:author="jiang" w:date="2014-02-14T11:01:00Z">
              <w:rPr>
                <w:rFonts w:ascii="Times New Roman" w:hAnsi="Times New Roman" w:cs="Times New Roman"/>
                <w:sz w:val="24"/>
                <w:szCs w:val="24"/>
              </w:rPr>
            </w:rPrChange>
          </w:rPr>
          <w:t xml:space="preserve">zip file </w:t>
        </w:r>
      </w:ins>
      <w:ins w:id="36" w:author="jiang" w:date="2014-02-14T10:38:00Z">
        <w:r w:rsidR="002D6686" w:rsidRPr="007679A8">
          <w:rPr>
            <w:rFonts w:ascii="Times New Roman" w:hAnsi="Times New Roman" w:cs="Times New Roman"/>
            <w:sz w:val="24"/>
            <w:szCs w:val="24"/>
            <w:rPrChange w:id="37" w:author="jiang" w:date="2014-02-14T11:01:00Z">
              <w:rPr>
                <w:rFonts w:ascii="Times New Roman" w:hAnsi="Times New Roman" w:cs="Times New Roman"/>
                <w:sz w:val="24"/>
                <w:szCs w:val="24"/>
              </w:rPr>
            </w:rPrChange>
          </w:rPr>
          <w:t xml:space="preserve">named avhrr-ndvi-metrics-master.zip </w:t>
        </w:r>
      </w:ins>
      <w:ins w:id="38" w:author="jiang" w:date="2014-02-14T10:30:00Z">
        <w:r w:rsidR="00FF2D60" w:rsidRPr="007679A8">
          <w:rPr>
            <w:rFonts w:ascii="Times New Roman" w:hAnsi="Times New Roman" w:cs="Times New Roman"/>
            <w:sz w:val="24"/>
            <w:szCs w:val="24"/>
            <w:rPrChange w:id="39" w:author="jiang" w:date="2014-02-14T11:01:00Z">
              <w:rPr>
                <w:rFonts w:ascii="Times New Roman" w:hAnsi="Times New Roman" w:cs="Times New Roman"/>
                <w:sz w:val="24"/>
                <w:szCs w:val="24"/>
              </w:rPr>
            </w:rPrChange>
          </w:rPr>
          <w:t>from the URL link:</w:t>
        </w:r>
      </w:ins>
    </w:p>
    <w:p w14:paraId="10331733" w14:textId="154AF137" w:rsidR="00FF68B0" w:rsidRPr="007679A8" w:rsidDel="002D6686" w:rsidRDefault="00FF2D60" w:rsidP="002D6686">
      <w:pPr>
        <w:pStyle w:val="ListParagraph"/>
        <w:rPr>
          <w:del w:id="40" w:author="jiang" w:date="2014-02-14T10:37:00Z"/>
          <w:rFonts w:ascii="Times New Roman" w:hAnsi="Times New Roman" w:cs="Times New Roman"/>
          <w:sz w:val="24"/>
          <w:szCs w:val="24"/>
          <w:rPrChange w:id="41" w:author="jiang" w:date="2014-02-14T11:01:00Z">
            <w:rPr>
              <w:del w:id="42" w:author="jiang" w:date="2014-02-14T10:37:00Z"/>
              <w:b/>
            </w:rPr>
          </w:rPrChange>
        </w:rPr>
        <w:pPrChange w:id="43" w:author="jiang" w:date="2014-02-14T10:37:00Z">
          <w:pPr>
            <w:pStyle w:val="ListParagraph"/>
            <w:numPr>
              <w:numId w:val="2"/>
            </w:numPr>
            <w:ind w:left="630" w:hanging="360"/>
          </w:pPr>
        </w:pPrChange>
      </w:pPr>
      <w:ins w:id="44" w:author="jiang" w:date="2014-02-14T10:30:00Z">
        <w:r w:rsidRPr="007679A8">
          <w:rPr>
            <w:rFonts w:ascii="Times New Roman" w:hAnsi="Times New Roman" w:cs="Times New Roman"/>
            <w:sz w:val="24"/>
            <w:szCs w:val="24"/>
            <w:rPrChange w:id="45" w:author="jiang" w:date="2014-02-14T11:01:00Z">
              <w:rPr>
                <w:rFonts w:ascii="Times New Roman" w:hAnsi="Times New Roman" w:cs="Times New Roman"/>
                <w:sz w:val="24"/>
                <w:szCs w:val="24"/>
              </w:rPr>
            </w:rPrChange>
          </w:rPr>
          <w:t xml:space="preserve"> </w:t>
        </w:r>
      </w:ins>
      <w:ins w:id="46" w:author="jiang" w:date="2014-02-14T10:32:00Z">
        <w:r w:rsidR="002D6686" w:rsidRPr="007679A8">
          <w:rPr>
            <w:rFonts w:ascii="Times New Roman" w:hAnsi="Times New Roman" w:cs="Times New Roman"/>
            <w:sz w:val="24"/>
            <w:szCs w:val="24"/>
            <w:rPrChange w:id="47" w:author="jiang" w:date="2014-02-14T11:01:00Z">
              <w:rPr>
                <w:rFonts w:ascii="Times New Roman" w:hAnsi="Times New Roman" w:cs="Times New Roman"/>
                <w:sz w:val="24"/>
                <w:szCs w:val="24"/>
              </w:rPr>
            </w:rPrChange>
          </w:rPr>
          <w:fldChar w:fldCharType="begin"/>
        </w:r>
        <w:r w:rsidR="002D6686" w:rsidRPr="007679A8">
          <w:rPr>
            <w:rFonts w:ascii="Times New Roman" w:hAnsi="Times New Roman" w:cs="Times New Roman"/>
            <w:sz w:val="24"/>
            <w:szCs w:val="24"/>
            <w:rPrChange w:id="48" w:author="jiang" w:date="2014-02-14T11:01:00Z">
              <w:rPr>
                <w:rFonts w:ascii="Times New Roman" w:hAnsi="Times New Roman" w:cs="Times New Roman"/>
                <w:sz w:val="24"/>
                <w:szCs w:val="24"/>
              </w:rPr>
            </w:rPrChange>
          </w:rPr>
          <w:instrText xml:space="preserve"> HYPERLINK "https://github.com/gina-alaska/avhrr-ndvi-metrics" </w:instrText>
        </w:r>
        <w:r w:rsidR="002D6686" w:rsidRPr="007679A8">
          <w:rPr>
            <w:rFonts w:ascii="Times New Roman" w:hAnsi="Times New Roman" w:cs="Times New Roman"/>
            <w:sz w:val="24"/>
            <w:szCs w:val="24"/>
            <w:rPrChange w:id="49" w:author="jiang" w:date="2014-02-14T11:01:00Z">
              <w:rPr>
                <w:rFonts w:ascii="Times New Roman" w:hAnsi="Times New Roman" w:cs="Times New Roman"/>
                <w:sz w:val="24"/>
                <w:szCs w:val="24"/>
              </w:rPr>
            </w:rPrChange>
          </w:rPr>
          <w:fldChar w:fldCharType="separate"/>
        </w:r>
        <w:r w:rsidR="002D6686" w:rsidRPr="007679A8">
          <w:rPr>
            <w:rStyle w:val="Hyperlink"/>
            <w:rFonts w:ascii="Times New Roman" w:hAnsi="Times New Roman" w:cs="Times New Roman"/>
            <w:sz w:val="24"/>
            <w:szCs w:val="24"/>
            <w:rPrChange w:id="50" w:author="jiang" w:date="2014-02-14T11:01:00Z">
              <w:rPr>
                <w:rStyle w:val="Hyperlink"/>
                <w:rFonts w:ascii="Times New Roman" w:hAnsi="Times New Roman" w:cs="Times New Roman"/>
                <w:sz w:val="24"/>
                <w:szCs w:val="24"/>
              </w:rPr>
            </w:rPrChange>
          </w:rPr>
          <w:t>https://github.com/gina-alaska/avhrr-ndvi-metrics</w:t>
        </w:r>
        <w:r w:rsidR="002D6686" w:rsidRPr="007679A8">
          <w:rPr>
            <w:rFonts w:ascii="Times New Roman" w:hAnsi="Times New Roman" w:cs="Times New Roman"/>
            <w:sz w:val="24"/>
            <w:szCs w:val="24"/>
            <w:rPrChange w:id="51" w:author="jiang" w:date="2014-02-14T11:01:00Z">
              <w:rPr>
                <w:rFonts w:ascii="Times New Roman" w:hAnsi="Times New Roman" w:cs="Times New Roman"/>
                <w:sz w:val="24"/>
                <w:szCs w:val="24"/>
              </w:rPr>
            </w:rPrChange>
          </w:rPr>
          <w:fldChar w:fldCharType="end"/>
        </w:r>
      </w:ins>
      <w:ins w:id="52" w:author="jiang" w:date="2014-02-14T10:37:00Z">
        <w:r w:rsidR="002D6686" w:rsidRPr="007679A8">
          <w:rPr>
            <w:rFonts w:ascii="Times New Roman" w:hAnsi="Times New Roman" w:cs="Times New Roman"/>
            <w:sz w:val="24"/>
            <w:szCs w:val="24"/>
            <w:rPrChange w:id="53" w:author="jiang" w:date="2014-02-14T11:01:00Z">
              <w:rPr>
                <w:rFonts w:ascii="Times New Roman" w:hAnsi="Times New Roman" w:cs="Times New Roman"/>
                <w:sz w:val="24"/>
                <w:szCs w:val="24"/>
              </w:rPr>
            </w:rPrChange>
          </w:rPr>
          <w:t xml:space="preserve"> to your </w:t>
        </w:r>
      </w:ins>
      <w:del w:id="54" w:author="jiang" w:date="2014-02-14T10:30:00Z">
        <w:r w:rsidR="00FF68B0" w:rsidRPr="007679A8" w:rsidDel="00FF2D60">
          <w:rPr>
            <w:rFonts w:ascii="Times New Roman" w:hAnsi="Times New Roman" w:cs="Times New Roman"/>
            <w:sz w:val="24"/>
            <w:szCs w:val="24"/>
            <w:rPrChange w:id="55" w:author="jiang" w:date="2014-02-14T11:01:00Z">
              <w:rPr/>
            </w:rPrChange>
          </w:rPr>
          <w:delText xml:space="preserve">zip file from </w:delText>
        </w:r>
        <w:r w:rsidR="00CE5836" w:rsidRPr="007679A8" w:rsidDel="00FF2D60">
          <w:rPr>
            <w:rFonts w:ascii="Times New Roman" w:hAnsi="Times New Roman" w:cs="Times New Roman"/>
            <w:sz w:val="24"/>
            <w:szCs w:val="24"/>
            <w:rPrChange w:id="56" w:author="jiang" w:date="2014-02-14T11:01:00Z">
              <w:rPr>
                <w:rStyle w:val="Hyperlink"/>
                <w:rFonts w:ascii="Times New Roman" w:hAnsi="Times New Roman" w:cs="Times New Roman"/>
                <w:sz w:val="24"/>
                <w:szCs w:val="24"/>
              </w:rPr>
            </w:rPrChange>
          </w:rPr>
          <w:delText>ftp://dds.gina.alaska.edu/public/modis_ndvi_metrics/modis_ndvi_metrics.zip</w:delText>
        </w:r>
      </w:del>
    </w:p>
    <w:p w14:paraId="130DC2AB" w14:textId="66747DA6" w:rsidR="00FF68B0" w:rsidRPr="007679A8" w:rsidRDefault="00CE5836" w:rsidP="002D6686">
      <w:pPr>
        <w:pStyle w:val="ListParagraph"/>
        <w:rPr>
          <w:rFonts w:ascii="Times New Roman" w:hAnsi="Times New Roman" w:cs="Times New Roman"/>
          <w:sz w:val="24"/>
          <w:szCs w:val="24"/>
          <w:rPrChange w:id="57" w:author="jiang" w:date="2014-02-14T11:01:00Z">
            <w:rPr/>
          </w:rPrChange>
        </w:rPr>
        <w:pPrChange w:id="58" w:author="jiang" w:date="2014-02-14T10:37:00Z">
          <w:pPr>
            <w:pStyle w:val="ListParagraph"/>
          </w:pPr>
        </w:pPrChange>
      </w:pPr>
      <w:del w:id="59" w:author="jiang" w:date="2014-02-14T10:37:00Z">
        <w:r w:rsidRPr="007679A8" w:rsidDel="002D6686">
          <w:rPr>
            <w:rFonts w:ascii="Times New Roman" w:hAnsi="Times New Roman" w:cs="Times New Roman"/>
            <w:sz w:val="24"/>
            <w:szCs w:val="24"/>
            <w:rPrChange w:id="60" w:author="jiang" w:date="2014-02-14T11:01:00Z">
              <w:rPr/>
            </w:rPrChange>
          </w:rPr>
          <w:delText xml:space="preserve">We will assume you </w:delText>
        </w:r>
        <w:r w:rsidR="00E00E79" w:rsidRPr="007679A8" w:rsidDel="002D6686">
          <w:rPr>
            <w:rFonts w:ascii="Times New Roman" w:hAnsi="Times New Roman" w:cs="Times New Roman"/>
            <w:sz w:val="24"/>
            <w:szCs w:val="24"/>
            <w:rPrChange w:id="61" w:author="jiang" w:date="2014-02-14T11:01:00Z">
              <w:rPr/>
            </w:rPrChange>
          </w:rPr>
          <w:delText xml:space="preserve">download it to your </w:delText>
        </w:r>
      </w:del>
      <w:proofErr w:type="gramStart"/>
      <w:r w:rsidRPr="007679A8">
        <w:rPr>
          <w:rFonts w:ascii="Times New Roman" w:hAnsi="Times New Roman" w:cs="Times New Roman"/>
          <w:sz w:val="24"/>
          <w:szCs w:val="24"/>
          <w:rPrChange w:id="62" w:author="jiang" w:date="2014-02-14T11:01:00Z">
            <w:rPr/>
          </w:rPrChange>
        </w:rPr>
        <w:t>home</w:t>
      </w:r>
      <w:proofErr w:type="gramEnd"/>
      <w:r w:rsidRPr="007679A8">
        <w:rPr>
          <w:rFonts w:ascii="Times New Roman" w:hAnsi="Times New Roman" w:cs="Times New Roman"/>
          <w:sz w:val="24"/>
          <w:szCs w:val="24"/>
          <w:rPrChange w:id="63" w:author="jiang" w:date="2014-02-14T11:01:00Z">
            <w:rPr/>
          </w:rPrChange>
        </w:rPr>
        <w:t xml:space="preserve"> </w:t>
      </w:r>
      <w:r w:rsidR="00E00E79" w:rsidRPr="007679A8">
        <w:rPr>
          <w:rFonts w:ascii="Times New Roman" w:hAnsi="Times New Roman" w:cs="Times New Roman"/>
          <w:sz w:val="24"/>
          <w:szCs w:val="24"/>
          <w:rPrChange w:id="64" w:author="jiang" w:date="2014-02-14T11:01:00Z">
            <w:rPr/>
          </w:rPrChange>
        </w:rPr>
        <w:t>directory ($HOME)</w:t>
      </w:r>
      <w:ins w:id="65" w:author="jiang" w:date="2014-02-14T11:00:00Z">
        <w:r w:rsidR="007679A8" w:rsidRPr="007679A8">
          <w:rPr>
            <w:rFonts w:ascii="Times New Roman" w:hAnsi="Times New Roman" w:cs="Times New Roman"/>
            <w:sz w:val="24"/>
            <w:szCs w:val="24"/>
            <w:rPrChange w:id="66" w:author="jiang" w:date="2014-02-14T11:01:00Z">
              <w:rPr/>
            </w:rPrChange>
          </w:rPr>
          <w:t xml:space="preserve">, and rename the zip file into </w:t>
        </w:r>
      </w:ins>
      <w:ins w:id="67" w:author="jiang" w:date="2014-02-14T11:01:00Z">
        <w:r w:rsidR="007679A8">
          <w:rPr>
            <w:rFonts w:ascii="Times New Roman" w:hAnsi="Times New Roman" w:cs="Times New Roman"/>
            <w:sz w:val="24"/>
            <w:szCs w:val="24"/>
          </w:rPr>
          <w:t>“</w:t>
        </w:r>
        <w:r w:rsidR="007679A8" w:rsidRPr="007679A8">
          <w:rPr>
            <w:rFonts w:ascii="Times New Roman" w:hAnsi="Times New Roman" w:cs="Times New Roman"/>
            <w:sz w:val="24"/>
            <w:szCs w:val="24"/>
            <w:rPrChange w:id="68" w:author="jiang" w:date="2014-02-14T11:01:00Z">
              <w:rPr/>
            </w:rPrChange>
          </w:rPr>
          <w:t>avhrr-ndvi-metrics-master.zip</w:t>
        </w:r>
        <w:r w:rsidR="007679A8">
          <w:rPr>
            <w:rFonts w:ascii="Times New Roman" w:hAnsi="Times New Roman" w:cs="Times New Roman"/>
            <w:sz w:val="24"/>
            <w:szCs w:val="24"/>
          </w:rPr>
          <w:t>”</w:t>
        </w:r>
        <w:r w:rsidR="007679A8" w:rsidRPr="007679A8">
          <w:rPr>
            <w:rFonts w:ascii="Times New Roman" w:hAnsi="Times New Roman" w:cs="Times New Roman"/>
            <w:sz w:val="24"/>
            <w:szCs w:val="24"/>
            <w:rPrChange w:id="69" w:author="jiang" w:date="2014-02-14T11:01:00Z">
              <w:rPr/>
            </w:rPrChange>
          </w:rPr>
          <w:t>.</w:t>
        </w:r>
      </w:ins>
      <w:del w:id="70" w:author="jiang" w:date="2014-02-14T11:00:00Z">
        <w:r w:rsidR="00E00E79" w:rsidRPr="007679A8" w:rsidDel="007679A8">
          <w:rPr>
            <w:rFonts w:ascii="Times New Roman" w:hAnsi="Times New Roman" w:cs="Times New Roman"/>
            <w:sz w:val="24"/>
            <w:szCs w:val="24"/>
            <w:rPrChange w:id="71" w:author="jiang" w:date="2014-02-14T11:01:00Z">
              <w:rPr/>
            </w:rPrChange>
          </w:rPr>
          <w:delText>.</w:delText>
        </w:r>
      </w:del>
    </w:p>
    <w:p w14:paraId="11F1C402" w14:textId="77777777" w:rsidR="00FF68B0" w:rsidRPr="007679A8" w:rsidRDefault="00FF68B0" w:rsidP="00FF68B0">
      <w:pPr>
        <w:pStyle w:val="ListParagraph"/>
        <w:rPr>
          <w:rFonts w:ascii="Times New Roman" w:hAnsi="Times New Roman" w:cs="Times New Roman"/>
          <w:b/>
          <w:sz w:val="24"/>
          <w:szCs w:val="24"/>
          <w:rPrChange w:id="72" w:author="jiang" w:date="2014-02-14T11:01:00Z">
            <w:rPr>
              <w:rFonts w:ascii="Times New Roman" w:hAnsi="Times New Roman" w:cs="Times New Roman"/>
              <w:b/>
              <w:sz w:val="24"/>
              <w:szCs w:val="24"/>
            </w:rPr>
          </w:rPrChange>
        </w:rPr>
      </w:pPr>
    </w:p>
    <w:p w14:paraId="02F948D0" w14:textId="28120700" w:rsidR="00FF68B0" w:rsidRPr="007679A8" w:rsidDel="002064C7" w:rsidRDefault="007679A8" w:rsidP="00E00E79">
      <w:pPr>
        <w:pStyle w:val="ListParagraph"/>
        <w:numPr>
          <w:ilvl w:val="0"/>
          <w:numId w:val="2"/>
        </w:numPr>
        <w:rPr>
          <w:del w:id="73" w:author="jiang" w:date="2014-02-14T10:43:00Z"/>
          <w:rFonts w:ascii="Times New Roman" w:hAnsi="Times New Roman" w:cs="Times New Roman"/>
          <w:sz w:val="24"/>
          <w:szCs w:val="24"/>
          <w:rPrChange w:id="74" w:author="jiang" w:date="2014-02-14T11:01:00Z">
            <w:rPr>
              <w:del w:id="75" w:author="jiang" w:date="2014-02-14T10:43:00Z"/>
              <w:rFonts w:ascii="Times New Roman" w:hAnsi="Times New Roman" w:cs="Times New Roman"/>
              <w:sz w:val="24"/>
              <w:szCs w:val="24"/>
            </w:rPr>
          </w:rPrChange>
        </w:rPr>
      </w:pPr>
      <w:proofErr w:type="gramStart"/>
      <w:ins w:id="76" w:author="jiang" w:date="2014-02-14T11:00:00Z">
        <w:r w:rsidRPr="007679A8">
          <w:rPr>
            <w:rFonts w:ascii="Times New Roman" w:hAnsi="Times New Roman" w:cs="Times New Roman"/>
            <w:sz w:val="24"/>
            <w:szCs w:val="24"/>
            <w:rPrChange w:id="77" w:author="jiang" w:date="2014-02-14T11:01:00Z">
              <w:rPr>
                <w:rFonts w:ascii="Times New Roman" w:hAnsi="Times New Roman" w:cs="Times New Roman"/>
                <w:sz w:val="24"/>
                <w:szCs w:val="24"/>
              </w:rPr>
            </w:rPrChange>
          </w:rPr>
          <w:t>unzip</w:t>
        </w:r>
      </w:ins>
      <w:proofErr w:type="gramEnd"/>
      <w:del w:id="78" w:author="jiang" w:date="2014-02-14T10:59:00Z">
        <w:r w:rsidR="00540604" w:rsidRPr="007679A8" w:rsidDel="007679A8">
          <w:rPr>
            <w:rFonts w:ascii="Times New Roman" w:hAnsi="Times New Roman" w:cs="Times New Roman"/>
            <w:sz w:val="24"/>
            <w:szCs w:val="24"/>
            <w:rPrChange w:id="79" w:author="jiang" w:date="2014-02-14T11:01:00Z">
              <w:rPr>
                <w:rFonts w:ascii="Times New Roman" w:hAnsi="Times New Roman" w:cs="Times New Roman"/>
                <w:sz w:val="24"/>
                <w:szCs w:val="24"/>
              </w:rPr>
            </w:rPrChange>
          </w:rPr>
          <w:delText>U</w:delText>
        </w:r>
        <w:r w:rsidR="00E00E79" w:rsidRPr="007679A8" w:rsidDel="007679A8">
          <w:rPr>
            <w:rFonts w:ascii="Times New Roman" w:hAnsi="Times New Roman" w:cs="Times New Roman"/>
            <w:sz w:val="24"/>
            <w:szCs w:val="24"/>
            <w:rPrChange w:id="80" w:author="jiang" w:date="2014-02-14T11:01:00Z">
              <w:rPr>
                <w:rFonts w:ascii="Times New Roman" w:hAnsi="Times New Roman" w:cs="Times New Roman"/>
                <w:sz w:val="24"/>
                <w:szCs w:val="24"/>
              </w:rPr>
            </w:rPrChange>
          </w:rPr>
          <w:delText>n</w:delText>
        </w:r>
        <w:r w:rsidR="003E14E6" w:rsidRPr="007679A8" w:rsidDel="007679A8">
          <w:rPr>
            <w:rFonts w:ascii="Times New Roman" w:hAnsi="Times New Roman" w:cs="Times New Roman"/>
            <w:sz w:val="24"/>
            <w:szCs w:val="24"/>
            <w:rPrChange w:id="81" w:author="jiang" w:date="2014-02-14T11:01:00Z">
              <w:rPr>
                <w:rFonts w:ascii="Times New Roman" w:hAnsi="Times New Roman" w:cs="Times New Roman"/>
                <w:sz w:val="24"/>
                <w:szCs w:val="24"/>
              </w:rPr>
            </w:rPrChange>
          </w:rPr>
          <w:delText xml:space="preserve">zip the </w:delText>
        </w:r>
        <w:r w:rsidR="00B42B28" w:rsidRPr="007679A8" w:rsidDel="007679A8">
          <w:rPr>
            <w:rFonts w:ascii="Times New Roman" w:hAnsi="Times New Roman" w:cs="Times New Roman"/>
            <w:sz w:val="24"/>
            <w:szCs w:val="24"/>
            <w:rPrChange w:id="82" w:author="jiang" w:date="2014-02-14T11:01:00Z">
              <w:rPr>
                <w:rFonts w:ascii="Times New Roman" w:hAnsi="Times New Roman" w:cs="Times New Roman"/>
                <w:sz w:val="24"/>
                <w:szCs w:val="24"/>
              </w:rPr>
            </w:rPrChange>
          </w:rPr>
          <w:delText>file</w:delText>
        </w:r>
      </w:del>
      <w:ins w:id="83" w:author="jiang" w:date="2014-02-14T11:00:00Z">
        <w:r w:rsidRPr="007679A8">
          <w:rPr>
            <w:rFonts w:ascii="Times New Roman" w:hAnsi="Times New Roman" w:cs="Times New Roman"/>
            <w:sz w:val="24"/>
            <w:szCs w:val="24"/>
            <w:rPrChange w:id="84" w:author="jiang" w:date="2014-02-14T11:01:00Z">
              <w:rPr>
                <w:rFonts w:ascii="Times New Roman" w:hAnsi="Times New Roman" w:cs="Times New Roman"/>
                <w:sz w:val="24"/>
                <w:szCs w:val="24"/>
              </w:rPr>
            </w:rPrChange>
          </w:rPr>
          <w:t xml:space="preserve"> the </w:t>
        </w:r>
      </w:ins>
      <w:del w:id="85" w:author="jiang" w:date="2014-02-14T11:00:00Z">
        <w:r w:rsidR="00CE5836" w:rsidRPr="007679A8" w:rsidDel="007679A8">
          <w:rPr>
            <w:rFonts w:ascii="Times New Roman" w:hAnsi="Times New Roman" w:cs="Times New Roman"/>
            <w:sz w:val="24"/>
            <w:szCs w:val="24"/>
            <w:rPrChange w:id="86" w:author="jiang" w:date="2014-02-14T11:01:00Z">
              <w:rPr>
                <w:rFonts w:ascii="Times New Roman" w:hAnsi="Times New Roman" w:cs="Times New Roman"/>
                <w:sz w:val="24"/>
                <w:szCs w:val="24"/>
              </w:rPr>
            </w:rPrChange>
          </w:rPr>
          <w:delText>,</w:delText>
        </w:r>
      </w:del>
      <w:ins w:id="87" w:author="jiang" w:date="2014-02-14T11:00:00Z">
        <w:r w:rsidRPr="007679A8">
          <w:rPr>
            <w:rFonts w:ascii="Times New Roman" w:hAnsi="Times New Roman" w:cs="Times New Roman"/>
            <w:sz w:val="24"/>
            <w:szCs w:val="24"/>
            <w:rPrChange w:id="88" w:author="jiang" w:date="2014-02-14T11:01:00Z">
              <w:rPr>
                <w:rFonts w:ascii="Times New Roman" w:hAnsi="Times New Roman" w:cs="Times New Roman"/>
                <w:sz w:val="24"/>
                <w:szCs w:val="24"/>
              </w:rPr>
            </w:rPrChange>
          </w:rPr>
          <w:t xml:space="preserve">zip </w:t>
        </w:r>
      </w:ins>
      <w:del w:id="89" w:author="jiang" w:date="2014-02-14T11:00:00Z">
        <w:r w:rsidR="00CE5836" w:rsidRPr="007679A8" w:rsidDel="007679A8">
          <w:rPr>
            <w:rFonts w:ascii="Times New Roman" w:hAnsi="Times New Roman" w:cs="Times New Roman"/>
            <w:sz w:val="24"/>
            <w:szCs w:val="24"/>
            <w:rPrChange w:id="90" w:author="jiang" w:date="2014-02-14T11:01:00Z">
              <w:rPr>
                <w:rFonts w:ascii="Times New Roman" w:hAnsi="Times New Roman" w:cs="Times New Roman"/>
                <w:sz w:val="24"/>
                <w:szCs w:val="24"/>
              </w:rPr>
            </w:rPrChange>
          </w:rPr>
          <w:delText xml:space="preserve"> </w:delText>
        </w:r>
      </w:del>
      <w:del w:id="91" w:author="jiang" w:date="2014-02-14T10:42:00Z">
        <w:r w:rsidR="00CE5836" w:rsidRPr="007679A8" w:rsidDel="002064C7">
          <w:rPr>
            <w:rFonts w:ascii="Times New Roman" w:hAnsi="Times New Roman" w:cs="Times New Roman"/>
            <w:sz w:val="24"/>
            <w:szCs w:val="24"/>
            <w:rPrChange w:id="92" w:author="jiang" w:date="2014-02-14T11:01:00Z">
              <w:rPr>
                <w:rFonts w:ascii="Times New Roman" w:hAnsi="Times New Roman" w:cs="Times New Roman"/>
                <w:sz w:val="24"/>
                <w:szCs w:val="24"/>
              </w:rPr>
            </w:rPrChange>
          </w:rPr>
          <w:delText>t</w:delText>
        </w:r>
        <w:r w:rsidR="00B42B28" w:rsidRPr="007679A8" w:rsidDel="002064C7">
          <w:rPr>
            <w:rFonts w:ascii="Times New Roman" w:hAnsi="Times New Roman" w:cs="Times New Roman"/>
            <w:sz w:val="24"/>
            <w:szCs w:val="24"/>
            <w:rPrChange w:id="93" w:author="jiang" w:date="2014-02-14T11:01:00Z">
              <w:rPr>
                <w:rFonts w:ascii="Times New Roman" w:hAnsi="Times New Roman" w:cs="Times New Roman"/>
                <w:sz w:val="24"/>
                <w:szCs w:val="24"/>
              </w:rPr>
            </w:rPrChange>
          </w:rPr>
          <w:delText xml:space="preserve">he </w:delText>
        </w:r>
      </w:del>
      <w:ins w:id="94" w:author="jiang" w:date="2014-02-14T10:42:00Z">
        <w:r w:rsidRPr="007679A8">
          <w:rPr>
            <w:rFonts w:ascii="Times New Roman" w:hAnsi="Times New Roman" w:cs="Times New Roman"/>
            <w:sz w:val="24"/>
            <w:szCs w:val="24"/>
            <w:rPrChange w:id="95" w:author="jiang" w:date="2014-02-14T11:01:00Z">
              <w:rPr>
                <w:rFonts w:ascii="Times New Roman" w:hAnsi="Times New Roman" w:cs="Times New Roman"/>
                <w:sz w:val="24"/>
                <w:szCs w:val="24"/>
              </w:rPr>
            </w:rPrChange>
          </w:rPr>
          <w:t>file</w:t>
        </w:r>
      </w:ins>
      <w:ins w:id="96" w:author="jiang" w:date="2014-02-14T11:00:00Z">
        <w:r w:rsidRPr="007679A8">
          <w:rPr>
            <w:rFonts w:ascii="Times New Roman" w:hAnsi="Times New Roman" w:cs="Times New Roman"/>
            <w:sz w:val="24"/>
            <w:szCs w:val="24"/>
            <w:rPrChange w:id="97" w:author="jiang" w:date="2014-02-14T11:01:00Z">
              <w:rPr>
                <w:rFonts w:ascii="Times New Roman" w:hAnsi="Times New Roman" w:cs="Times New Roman"/>
                <w:sz w:val="24"/>
                <w:szCs w:val="24"/>
              </w:rPr>
            </w:rPrChange>
          </w:rPr>
          <w:t>. Files</w:t>
        </w:r>
      </w:ins>
      <w:ins w:id="98" w:author="jiang" w:date="2014-02-14T10:42:00Z">
        <w:r w:rsidR="002064C7" w:rsidRPr="007679A8">
          <w:rPr>
            <w:rFonts w:ascii="Times New Roman" w:hAnsi="Times New Roman" w:cs="Times New Roman"/>
            <w:sz w:val="24"/>
            <w:szCs w:val="24"/>
            <w:rPrChange w:id="99" w:author="jiang" w:date="2014-02-14T11:01:00Z">
              <w:rPr>
                <w:rFonts w:ascii="Times New Roman" w:hAnsi="Times New Roman" w:cs="Times New Roman"/>
                <w:sz w:val="24"/>
                <w:szCs w:val="24"/>
              </w:rPr>
            </w:rPrChange>
          </w:rPr>
          <w:t xml:space="preserve"> will be </w:t>
        </w:r>
      </w:ins>
      <w:r w:rsidR="00CE5836" w:rsidRPr="007679A8">
        <w:rPr>
          <w:rFonts w:ascii="Times New Roman" w:hAnsi="Times New Roman" w:cs="Times New Roman"/>
          <w:sz w:val="24"/>
          <w:szCs w:val="24"/>
          <w:rPrChange w:id="100" w:author="jiang" w:date="2014-02-14T11:01:00Z">
            <w:rPr>
              <w:rFonts w:ascii="Times New Roman" w:hAnsi="Times New Roman" w:cs="Times New Roman"/>
              <w:sz w:val="24"/>
              <w:szCs w:val="24"/>
            </w:rPr>
          </w:rPrChange>
        </w:rPr>
        <w:t xml:space="preserve">expanded </w:t>
      </w:r>
      <w:del w:id="101" w:author="jiang" w:date="2014-02-14T10:42:00Z">
        <w:r w:rsidR="00B42B28" w:rsidRPr="007679A8" w:rsidDel="002064C7">
          <w:rPr>
            <w:rFonts w:ascii="Times New Roman" w:hAnsi="Times New Roman" w:cs="Times New Roman"/>
            <w:sz w:val="24"/>
            <w:szCs w:val="24"/>
            <w:rPrChange w:id="102" w:author="jiang" w:date="2014-02-14T11:01:00Z">
              <w:rPr>
                <w:rFonts w:ascii="Times New Roman" w:hAnsi="Times New Roman" w:cs="Times New Roman"/>
                <w:sz w:val="24"/>
                <w:szCs w:val="24"/>
              </w:rPr>
            </w:rPrChange>
          </w:rPr>
          <w:delText xml:space="preserve">files </w:delText>
        </w:r>
        <w:r w:rsidR="00A72594" w:rsidRPr="007679A8" w:rsidDel="002064C7">
          <w:rPr>
            <w:rFonts w:ascii="Times New Roman" w:hAnsi="Times New Roman" w:cs="Times New Roman"/>
            <w:sz w:val="24"/>
            <w:szCs w:val="24"/>
            <w:rPrChange w:id="103" w:author="jiang" w:date="2014-02-14T11:01:00Z">
              <w:rPr>
                <w:rFonts w:ascii="Times New Roman" w:hAnsi="Times New Roman" w:cs="Times New Roman"/>
                <w:sz w:val="24"/>
                <w:szCs w:val="24"/>
              </w:rPr>
            </w:rPrChange>
          </w:rPr>
          <w:delText xml:space="preserve">will be </w:delText>
        </w:r>
        <w:r w:rsidR="00B42B28" w:rsidRPr="007679A8" w:rsidDel="002064C7">
          <w:rPr>
            <w:rFonts w:ascii="Times New Roman" w:hAnsi="Times New Roman" w:cs="Times New Roman"/>
            <w:sz w:val="24"/>
            <w:szCs w:val="24"/>
            <w:rPrChange w:id="104" w:author="jiang" w:date="2014-02-14T11:01:00Z">
              <w:rPr>
                <w:rFonts w:ascii="Times New Roman" w:hAnsi="Times New Roman" w:cs="Times New Roman"/>
                <w:sz w:val="24"/>
                <w:szCs w:val="24"/>
              </w:rPr>
            </w:rPrChange>
          </w:rPr>
          <w:delText xml:space="preserve">stored </w:delText>
        </w:r>
      </w:del>
      <w:r w:rsidR="00B42B28" w:rsidRPr="007679A8">
        <w:rPr>
          <w:rFonts w:ascii="Times New Roman" w:hAnsi="Times New Roman" w:cs="Times New Roman"/>
          <w:sz w:val="24"/>
          <w:szCs w:val="24"/>
          <w:rPrChange w:id="105" w:author="jiang" w:date="2014-02-14T11:01:00Z">
            <w:rPr>
              <w:rFonts w:ascii="Times New Roman" w:hAnsi="Times New Roman" w:cs="Times New Roman"/>
              <w:sz w:val="24"/>
              <w:szCs w:val="24"/>
            </w:rPr>
          </w:rPrChange>
        </w:rPr>
        <w:t>in the “</w:t>
      </w:r>
      <w:proofErr w:type="spellStart"/>
      <w:ins w:id="106" w:author="jiang" w:date="2014-02-14T10:42:00Z">
        <w:r w:rsidR="002064C7" w:rsidRPr="007679A8">
          <w:rPr>
            <w:rFonts w:ascii="Times New Roman" w:hAnsi="Times New Roman" w:cs="Times New Roman"/>
            <w:sz w:val="24"/>
            <w:szCs w:val="24"/>
            <w:rPrChange w:id="107" w:author="jiang" w:date="2014-02-14T11:01:00Z">
              <w:rPr>
                <w:rFonts w:ascii="Times New Roman" w:hAnsi="Times New Roman" w:cs="Times New Roman"/>
                <w:sz w:val="24"/>
                <w:szCs w:val="24"/>
              </w:rPr>
            </w:rPrChange>
          </w:rPr>
          <w:t>avhrr</w:t>
        </w:r>
      </w:ins>
      <w:del w:id="108" w:author="jiang" w:date="2014-02-14T10:42:00Z">
        <w:r w:rsidR="003E14E6" w:rsidRPr="007679A8" w:rsidDel="002064C7">
          <w:rPr>
            <w:rFonts w:ascii="Times New Roman" w:hAnsi="Times New Roman" w:cs="Times New Roman"/>
            <w:sz w:val="24"/>
            <w:szCs w:val="24"/>
            <w:rPrChange w:id="109" w:author="jiang" w:date="2014-02-14T11:01:00Z">
              <w:rPr>
                <w:rFonts w:ascii="Times New Roman" w:hAnsi="Times New Roman" w:cs="Times New Roman"/>
                <w:sz w:val="24"/>
                <w:szCs w:val="24"/>
              </w:rPr>
            </w:rPrChange>
          </w:rPr>
          <w:delText>modis</w:delText>
        </w:r>
      </w:del>
      <w:r w:rsidR="003E14E6" w:rsidRPr="007679A8">
        <w:rPr>
          <w:rFonts w:ascii="Times New Roman" w:hAnsi="Times New Roman" w:cs="Times New Roman"/>
          <w:sz w:val="24"/>
          <w:szCs w:val="24"/>
          <w:rPrChange w:id="110" w:author="jiang" w:date="2014-02-14T11:01:00Z">
            <w:rPr>
              <w:rFonts w:ascii="Times New Roman" w:hAnsi="Times New Roman" w:cs="Times New Roman"/>
              <w:sz w:val="24"/>
              <w:szCs w:val="24"/>
            </w:rPr>
          </w:rPrChange>
        </w:rPr>
        <w:t>_ndvi_</w:t>
      </w:r>
      <w:r w:rsidR="00E00E79" w:rsidRPr="007679A8">
        <w:rPr>
          <w:rFonts w:ascii="Times New Roman" w:hAnsi="Times New Roman" w:cs="Times New Roman"/>
          <w:sz w:val="24"/>
          <w:szCs w:val="24"/>
          <w:rPrChange w:id="111" w:author="jiang" w:date="2014-02-14T11:01:00Z">
            <w:rPr>
              <w:rFonts w:ascii="Times New Roman" w:hAnsi="Times New Roman" w:cs="Times New Roman"/>
              <w:sz w:val="24"/>
              <w:szCs w:val="24"/>
            </w:rPr>
          </w:rPrChange>
        </w:rPr>
        <w:t>metrics</w:t>
      </w:r>
      <w:proofErr w:type="spellEnd"/>
      <w:r w:rsidR="00A72594" w:rsidRPr="007679A8">
        <w:rPr>
          <w:rFonts w:ascii="Times New Roman" w:hAnsi="Times New Roman" w:cs="Times New Roman"/>
          <w:sz w:val="24"/>
          <w:szCs w:val="24"/>
          <w:rPrChange w:id="112" w:author="jiang" w:date="2014-02-14T11:01:00Z">
            <w:rPr>
              <w:rFonts w:ascii="Times New Roman" w:hAnsi="Times New Roman" w:cs="Times New Roman"/>
              <w:sz w:val="24"/>
              <w:szCs w:val="24"/>
            </w:rPr>
          </w:rPrChange>
        </w:rPr>
        <w:t>”</w:t>
      </w:r>
      <w:r w:rsidR="00CE5836" w:rsidRPr="007679A8">
        <w:rPr>
          <w:rFonts w:ascii="Times New Roman" w:hAnsi="Times New Roman" w:cs="Times New Roman"/>
          <w:sz w:val="24"/>
          <w:szCs w:val="24"/>
          <w:rPrChange w:id="113" w:author="jiang" w:date="2014-02-14T11:01:00Z">
            <w:rPr>
              <w:rFonts w:ascii="Times New Roman" w:hAnsi="Times New Roman" w:cs="Times New Roman"/>
              <w:sz w:val="24"/>
              <w:szCs w:val="24"/>
            </w:rPr>
          </w:rPrChange>
        </w:rPr>
        <w:t xml:space="preserve"> directory</w:t>
      </w:r>
      <w:r w:rsidR="00A72594" w:rsidRPr="007679A8" w:rsidDel="00A72594">
        <w:rPr>
          <w:rFonts w:ascii="Times New Roman" w:hAnsi="Times New Roman" w:cs="Times New Roman"/>
          <w:sz w:val="24"/>
          <w:szCs w:val="24"/>
          <w:rPrChange w:id="114" w:author="jiang" w:date="2014-02-14T11:01:00Z">
            <w:rPr>
              <w:rFonts w:ascii="Times New Roman" w:hAnsi="Times New Roman" w:cs="Times New Roman"/>
              <w:sz w:val="24"/>
              <w:szCs w:val="24"/>
            </w:rPr>
          </w:rPrChange>
        </w:rPr>
        <w:t xml:space="preserve"> </w:t>
      </w:r>
      <w:r w:rsidR="00CE5836" w:rsidRPr="007679A8">
        <w:rPr>
          <w:rFonts w:ascii="Times New Roman" w:hAnsi="Times New Roman" w:cs="Times New Roman"/>
          <w:sz w:val="24"/>
          <w:szCs w:val="24"/>
          <w:rPrChange w:id="115" w:author="jiang" w:date="2014-02-14T11:01:00Z">
            <w:rPr>
              <w:rFonts w:ascii="Times New Roman" w:hAnsi="Times New Roman" w:cs="Times New Roman"/>
              <w:sz w:val="24"/>
              <w:szCs w:val="24"/>
            </w:rPr>
          </w:rPrChange>
        </w:rPr>
        <w:t>(</w:t>
      </w:r>
      <w:r w:rsidR="003E14E6" w:rsidRPr="007679A8">
        <w:rPr>
          <w:rFonts w:ascii="Times New Roman" w:hAnsi="Times New Roman" w:cs="Times New Roman"/>
          <w:sz w:val="24"/>
          <w:szCs w:val="24"/>
          <w:rPrChange w:id="116" w:author="jiang" w:date="2014-02-14T11:01:00Z">
            <w:rPr>
              <w:rFonts w:ascii="Times New Roman" w:hAnsi="Times New Roman" w:cs="Times New Roman"/>
              <w:sz w:val="24"/>
              <w:szCs w:val="24"/>
            </w:rPr>
          </w:rPrChange>
        </w:rPr>
        <w:t>$HOME/</w:t>
      </w:r>
      <w:proofErr w:type="spellStart"/>
      <w:ins w:id="117" w:author="jiang" w:date="2014-02-14T10:43:00Z">
        <w:r w:rsidR="002064C7" w:rsidRPr="007679A8">
          <w:rPr>
            <w:rFonts w:ascii="Times New Roman" w:hAnsi="Times New Roman" w:cs="Times New Roman"/>
            <w:sz w:val="24"/>
            <w:szCs w:val="24"/>
            <w:rPrChange w:id="118" w:author="jiang" w:date="2014-02-14T11:01:00Z">
              <w:rPr>
                <w:rFonts w:ascii="Times New Roman" w:hAnsi="Times New Roman" w:cs="Times New Roman"/>
                <w:sz w:val="24"/>
                <w:szCs w:val="24"/>
              </w:rPr>
            </w:rPrChange>
          </w:rPr>
          <w:t>avhrr</w:t>
        </w:r>
      </w:ins>
      <w:proofErr w:type="spellEnd"/>
      <w:del w:id="119" w:author="jiang" w:date="2014-02-14T10:43:00Z">
        <w:r w:rsidR="003E14E6" w:rsidRPr="007679A8" w:rsidDel="002064C7">
          <w:rPr>
            <w:rFonts w:ascii="Times New Roman" w:hAnsi="Times New Roman" w:cs="Times New Roman"/>
            <w:sz w:val="24"/>
            <w:szCs w:val="24"/>
            <w:rPrChange w:id="120" w:author="jiang" w:date="2014-02-14T11:01:00Z">
              <w:rPr>
                <w:rFonts w:ascii="Times New Roman" w:hAnsi="Times New Roman" w:cs="Times New Roman"/>
                <w:sz w:val="24"/>
                <w:szCs w:val="24"/>
              </w:rPr>
            </w:rPrChange>
          </w:rPr>
          <w:delText>modis</w:delText>
        </w:r>
      </w:del>
      <w:ins w:id="121" w:author="jiang" w:date="2014-02-14T10:43:00Z">
        <w:r w:rsidR="002064C7" w:rsidRPr="007679A8">
          <w:rPr>
            <w:rFonts w:ascii="Times New Roman" w:hAnsi="Times New Roman" w:cs="Times New Roman"/>
            <w:sz w:val="24"/>
            <w:szCs w:val="24"/>
            <w:rPrChange w:id="122" w:author="jiang" w:date="2014-02-14T11:01:00Z">
              <w:rPr>
                <w:rFonts w:ascii="Times New Roman" w:hAnsi="Times New Roman" w:cs="Times New Roman"/>
                <w:sz w:val="24"/>
                <w:szCs w:val="24"/>
              </w:rPr>
            </w:rPrChange>
          </w:rPr>
          <w:t>-</w:t>
        </w:r>
      </w:ins>
      <w:proofErr w:type="spellStart"/>
      <w:del w:id="123" w:author="jiang" w:date="2014-02-14T10:43:00Z">
        <w:r w:rsidR="003E14E6" w:rsidRPr="007679A8" w:rsidDel="002064C7">
          <w:rPr>
            <w:rFonts w:ascii="Times New Roman" w:hAnsi="Times New Roman" w:cs="Times New Roman"/>
            <w:sz w:val="24"/>
            <w:szCs w:val="24"/>
            <w:rPrChange w:id="124" w:author="jiang" w:date="2014-02-14T11:01:00Z">
              <w:rPr>
                <w:rFonts w:ascii="Times New Roman" w:hAnsi="Times New Roman" w:cs="Times New Roman"/>
                <w:sz w:val="24"/>
                <w:szCs w:val="24"/>
              </w:rPr>
            </w:rPrChange>
          </w:rPr>
          <w:delText>_</w:delText>
        </w:r>
      </w:del>
      <w:r w:rsidR="003E14E6" w:rsidRPr="007679A8">
        <w:rPr>
          <w:rFonts w:ascii="Times New Roman" w:hAnsi="Times New Roman" w:cs="Times New Roman"/>
          <w:sz w:val="24"/>
          <w:szCs w:val="24"/>
          <w:rPrChange w:id="125" w:author="jiang" w:date="2014-02-14T11:01:00Z">
            <w:rPr>
              <w:rFonts w:ascii="Times New Roman" w:hAnsi="Times New Roman" w:cs="Times New Roman"/>
              <w:sz w:val="24"/>
              <w:szCs w:val="24"/>
            </w:rPr>
          </w:rPrChange>
        </w:rPr>
        <w:t>ndvi</w:t>
      </w:r>
      <w:proofErr w:type="spellEnd"/>
      <w:ins w:id="126" w:author="jiang" w:date="2014-02-14T10:43:00Z">
        <w:r w:rsidR="002064C7" w:rsidRPr="007679A8">
          <w:rPr>
            <w:rFonts w:ascii="Times New Roman" w:hAnsi="Times New Roman" w:cs="Times New Roman"/>
            <w:sz w:val="24"/>
            <w:szCs w:val="24"/>
            <w:rPrChange w:id="127" w:author="jiang" w:date="2014-02-14T11:01:00Z">
              <w:rPr>
                <w:rFonts w:ascii="Times New Roman" w:hAnsi="Times New Roman" w:cs="Times New Roman"/>
                <w:sz w:val="24"/>
                <w:szCs w:val="24"/>
              </w:rPr>
            </w:rPrChange>
          </w:rPr>
          <w:t>-</w:t>
        </w:r>
      </w:ins>
      <w:del w:id="128" w:author="jiang" w:date="2014-02-14T10:43:00Z">
        <w:r w:rsidR="003E14E6" w:rsidRPr="007679A8" w:rsidDel="002064C7">
          <w:rPr>
            <w:rFonts w:ascii="Times New Roman" w:hAnsi="Times New Roman" w:cs="Times New Roman"/>
            <w:sz w:val="24"/>
            <w:szCs w:val="24"/>
            <w:rPrChange w:id="129" w:author="jiang" w:date="2014-02-14T11:01:00Z">
              <w:rPr>
                <w:rFonts w:ascii="Times New Roman" w:hAnsi="Times New Roman" w:cs="Times New Roman"/>
                <w:sz w:val="24"/>
                <w:szCs w:val="24"/>
              </w:rPr>
            </w:rPrChange>
          </w:rPr>
          <w:delText>_</w:delText>
        </w:r>
      </w:del>
      <w:r w:rsidR="00E00E79" w:rsidRPr="007679A8">
        <w:rPr>
          <w:rFonts w:ascii="Times New Roman" w:hAnsi="Times New Roman" w:cs="Times New Roman"/>
          <w:sz w:val="24"/>
          <w:szCs w:val="24"/>
          <w:rPrChange w:id="130" w:author="jiang" w:date="2014-02-14T11:01:00Z">
            <w:rPr>
              <w:rFonts w:ascii="Times New Roman" w:hAnsi="Times New Roman" w:cs="Times New Roman"/>
              <w:sz w:val="24"/>
              <w:szCs w:val="24"/>
            </w:rPr>
          </w:rPrChange>
        </w:rPr>
        <w:t>metrics</w:t>
      </w:r>
      <w:ins w:id="131" w:author="jiang" w:date="2014-02-14T10:43:00Z">
        <w:r w:rsidR="002064C7" w:rsidRPr="007679A8">
          <w:rPr>
            <w:rFonts w:ascii="Times New Roman" w:hAnsi="Times New Roman" w:cs="Times New Roman"/>
            <w:sz w:val="24"/>
            <w:szCs w:val="24"/>
            <w:rPrChange w:id="132" w:author="jiang" w:date="2014-02-14T11:01:00Z">
              <w:rPr>
                <w:rFonts w:ascii="Times New Roman" w:hAnsi="Times New Roman" w:cs="Times New Roman"/>
                <w:sz w:val="24"/>
                <w:szCs w:val="24"/>
              </w:rPr>
            </w:rPrChange>
          </w:rPr>
          <w:t>-master</w:t>
        </w:r>
      </w:ins>
      <w:r w:rsidR="00CE5836" w:rsidRPr="007679A8">
        <w:rPr>
          <w:rFonts w:ascii="Times New Roman" w:hAnsi="Times New Roman" w:cs="Times New Roman"/>
          <w:sz w:val="24"/>
          <w:szCs w:val="24"/>
          <w:rPrChange w:id="133" w:author="jiang" w:date="2014-02-14T11:01:00Z">
            <w:rPr>
              <w:rFonts w:ascii="Times New Roman" w:hAnsi="Times New Roman" w:cs="Times New Roman"/>
              <w:sz w:val="24"/>
              <w:szCs w:val="24"/>
            </w:rPr>
          </w:rPrChange>
        </w:rPr>
        <w:t>)</w:t>
      </w:r>
      <w:r w:rsidR="00E00E79" w:rsidRPr="007679A8">
        <w:rPr>
          <w:rFonts w:ascii="Times New Roman" w:hAnsi="Times New Roman" w:cs="Times New Roman"/>
          <w:sz w:val="24"/>
          <w:szCs w:val="24"/>
          <w:rPrChange w:id="134" w:author="jiang" w:date="2014-02-14T11:01:00Z">
            <w:rPr>
              <w:rFonts w:ascii="Times New Roman" w:hAnsi="Times New Roman" w:cs="Times New Roman"/>
              <w:sz w:val="24"/>
              <w:szCs w:val="24"/>
            </w:rPr>
          </w:rPrChange>
        </w:rPr>
        <w:t>.</w:t>
      </w:r>
      <w:ins w:id="135" w:author="jiang" w:date="2014-02-14T10:43:00Z">
        <w:r w:rsidR="00285E94">
          <w:rPr>
            <w:rFonts w:ascii="Times New Roman" w:hAnsi="Times New Roman" w:cs="Times New Roman"/>
            <w:sz w:val="24"/>
            <w:szCs w:val="24"/>
            <w:rPrChange w:id="136" w:author="jiang" w:date="2014-02-14T11:01:00Z">
              <w:rPr>
                <w:rFonts w:ascii="Times New Roman" w:hAnsi="Times New Roman" w:cs="Times New Roman"/>
                <w:sz w:val="24"/>
                <w:szCs w:val="24"/>
              </w:rPr>
            </w:rPrChange>
          </w:rPr>
          <w:t xml:space="preserve"> </w:t>
        </w:r>
      </w:ins>
      <w:ins w:id="137" w:author="jiang" w:date="2014-02-14T11:02:00Z">
        <w:r w:rsidR="00285E94">
          <w:rPr>
            <w:rFonts w:ascii="Times New Roman" w:hAnsi="Times New Roman" w:cs="Times New Roman"/>
            <w:sz w:val="24"/>
            <w:szCs w:val="24"/>
          </w:rPr>
          <w:t>In</w:t>
        </w:r>
      </w:ins>
      <w:ins w:id="138" w:author="jiang" w:date="2014-02-14T10:43:00Z">
        <w:r w:rsidR="002064C7" w:rsidRPr="007679A8">
          <w:rPr>
            <w:rFonts w:ascii="Times New Roman" w:hAnsi="Times New Roman" w:cs="Times New Roman"/>
            <w:sz w:val="24"/>
            <w:szCs w:val="24"/>
            <w:rPrChange w:id="139" w:author="jiang" w:date="2014-02-14T11:01:00Z">
              <w:rPr>
                <w:rFonts w:ascii="Times New Roman" w:hAnsi="Times New Roman" w:cs="Times New Roman"/>
                <w:sz w:val="24"/>
                <w:szCs w:val="24"/>
              </w:rPr>
            </w:rPrChange>
          </w:rPr>
          <w:t xml:space="preserve"> this directory, there </w:t>
        </w:r>
      </w:ins>
      <w:ins w:id="140" w:author="jiang" w:date="2014-02-14T10:47:00Z">
        <w:r w:rsidR="002064C7" w:rsidRPr="007679A8">
          <w:rPr>
            <w:rFonts w:ascii="Times New Roman" w:hAnsi="Times New Roman" w:cs="Times New Roman"/>
            <w:sz w:val="24"/>
            <w:szCs w:val="24"/>
            <w:rPrChange w:id="141" w:author="jiang" w:date="2014-02-14T11:01:00Z">
              <w:rPr>
                <w:rFonts w:ascii="Times New Roman" w:hAnsi="Times New Roman" w:cs="Times New Roman"/>
                <w:sz w:val="24"/>
                <w:szCs w:val="24"/>
              </w:rPr>
            </w:rPrChange>
          </w:rPr>
          <w:t>are</w:t>
        </w:r>
      </w:ins>
      <w:ins w:id="142" w:author="jiang" w:date="2014-02-14T10:43:00Z">
        <w:r w:rsidR="002064C7" w:rsidRPr="007679A8">
          <w:rPr>
            <w:rFonts w:ascii="Times New Roman" w:hAnsi="Times New Roman" w:cs="Times New Roman"/>
            <w:sz w:val="24"/>
            <w:szCs w:val="24"/>
            <w:rPrChange w:id="143" w:author="jiang" w:date="2014-02-14T11:01:00Z">
              <w:rPr>
                <w:rFonts w:ascii="Times New Roman" w:hAnsi="Times New Roman" w:cs="Times New Roman"/>
                <w:sz w:val="24"/>
                <w:szCs w:val="24"/>
              </w:rPr>
            </w:rPrChange>
          </w:rPr>
          <w:t xml:space="preserve"> one fil</w:t>
        </w:r>
      </w:ins>
      <w:ins w:id="144" w:author="jiang" w:date="2014-02-14T10:46:00Z">
        <w:r w:rsidR="002064C7" w:rsidRPr="007679A8">
          <w:rPr>
            <w:rFonts w:ascii="Times New Roman" w:hAnsi="Times New Roman" w:cs="Times New Roman"/>
            <w:sz w:val="24"/>
            <w:szCs w:val="24"/>
            <w:rPrChange w:id="145" w:author="jiang" w:date="2014-02-14T11:01:00Z">
              <w:rPr>
                <w:rFonts w:ascii="Times New Roman" w:hAnsi="Times New Roman" w:cs="Times New Roman"/>
                <w:sz w:val="24"/>
                <w:szCs w:val="24"/>
              </w:rPr>
            </w:rPrChange>
          </w:rPr>
          <w:t>e (</w:t>
        </w:r>
      </w:ins>
      <w:proofErr w:type="spellStart"/>
      <w:ins w:id="146" w:author="jiang" w:date="2014-02-14T10:43:00Z">
        <w:r w:rsidR="002064C7" w:rsidRPr="007679A8">
          <w:rPr>
            <w:rFonts w:ascii="Times New Roman" w:hAnsi="Times New Roman" w:cs="Times New Roman"/>
            <w:sz w:val="24"/>
            <w:szCs w:val="24"/>
            <w:rPrChange w:id="147" w:author="jiang" w:date="2014-02-14T11:01:00Z">
              <w:rPr>
                <w:rFonts w:ascii="Times New Roman" w:hAnsi="Times New Roman" w:cs="Times New Roman"/>
                <w:sz w:val="24"/>
                <w:szCs w:val="24"/>
              </w:rPr>
            </w:rPrChange>
          </w:rPr>
          <w:t>startup_nps</w:t>
        </w:r>
      </w:ins>
      <w:proofErr w:type="spellEnd"/>
      <w:ins w:id="148" w:author="jiang" w:date="2014-02-14T10:46:00Z">
        <w:r w:rsidR="002064C7" w:rsidRPr="007679A8">
          <w:rPr>
            <w:rFonts w:ascii="Times New Roman" w:hAnsi="Times New Roman" w:cs="Times New Roman"/>
            <w:sz w:val="24"/>
            <w:szCs w:val="24"/>
            <w:rPrChange w:id="149" w:author="jiang" w:date="2014-02-14T11:01:00Z">
              <w:rPr>
                <w:rFonts w:ascii="Times New Roman" w:hAnsi="Times New Roman" w:cs="Times New Roman"/>
                <w:sz w:val="24"/>
                <w:szCs w:val="24"/>
              </w:rPr>
            </w:rPrChange>
          </w:rPr>
          <w:t>)</w:t>
        </w:r>
      </w:ins>
      <w:ins w:id="150" w:author="jiang" w:date="2014-02-14T10:47:00Z">
        <w:r w:rsidR="002064C7" w:rsidRPr="007679A8">
          <w:rPr>
            <w:rFonts w:ascii="Times New Roman" w:hAnsi="Times New Roman" w:cs="Times New Roman"/>
            <w:sz w:val="24"/>
            <w:szCs w:val="24"/>
            <w:rPrChange w:id="151" w:author="jiang" w:date="2014-02-14T11:01:00Z">
              <w:rPr>
                <w:rFonts w:ascii="Times New Roman" w:hAnsi="Times New Roman" w:cs="Times New Roman"/>
                <w:sz w:val="24"/>
                <w:szCs w:val="24"/>
              </w:rPr>
            </w:rPrChange>
          </w:rPr>
          <w:t xml:space="preserve"> </w:t>
        </w:r>
      </w:ins>
      <w:ins w:id="152" w:author="jiang" w:date="2014-02-14T10:43:00Z">
        <w:r w:rsidR="00BF3750">
          <w:rPr>
            <w:rFonts w:ascii="Times New Roman" w:hAnsi="Times New Roman" w:cs="Times New Roman"/>
            <w:sz w:val="24"/>
            <w:szCs w:val="24"/>
            <w:rPrChange w:id="153" w:author="jiang" w:date="2014-02-14T11:01:00Z">
              <w:rPr>
                <w:rFonts w:ascii="Times New Roman" w:hAnsi="Times New Roman" w:cs="Times New Roman"/>
                <w:sz w:val="24"/>
                <w:szCs w:val="24"/>
              </w:rPr>
            </w:rPrChange>
          </w:rPr>
          <w:t>an</w:t>
        </w:r>
      </w:ins>
      <w:ins w:id="154" w:author="jiang" w:date="2014-02-14T11:24:00Z">
        <w:r w:rsidR="00BF3750">
          <w:rPr>
            <w:rFonts w:ascii="Times New Roman" w:hAnsi="Times New Roman" w:cs="Times New Roman"/>
            <w:sz w:val="24"/>
            <w:szCs w:val="24"/>
          </w:rPr>
          <w:t>d</w:t>
        </w:r>
      </w:ins>
    </w:p>
    <w:p w14:paraId="306AFD00" w14:textId="58F136A6" w:rsidR="00E00E79" w:rsidRPr="007679A8" w:rsidRDefault="00E00E79" w:rsidP="002064C7">
      <w:pPr>
        <w:pStyle w:val="ListParagraph"/>
        <w:numPr>
          <w:ilvl w:val="0"/>
          <w:numId w:val="2"/>
        </w:numPr>
        <w:rPr>
          <w:rFonts w:ascii="Times New Roman" w:hAnsi="Times New Roman" w:cs="Times New Roman"/>
          <w:sz w:val="24"/>
          <w:szCs w:val="24"/>
          <w:rPrChange w:id="155" w:author="jiang" w:date="2014-02-14T11:01:00Z">
            <w:rPr/>
          </w:rPrChange>
        </w:rPr>
        <w:pPrChange w:id="156" w:author="jiang" w:date="2014-02-14T10:43:00Z">
          <w:pPr>
            <w:pStyle w:val="ListParagraph"/>
          </w:pPr>
        </w:pPrChange>
      </w:pPr>
      <w:del w:id="157" w:author="jiang" w:date="2014-02-14T10:43:00Z">
        <w:r w:rsidRPr="007679A8" w:rsidDel="002064C7">
          <w:rPr>
            <w:rFonts w:ascii="Times New Roman" w:hAnsi="Times New Roman" w:cs="Times New Roman"/>
            <w:sz w:val="24"/>
            <w:szCs w:val="24"/>
            <w:rPrChange w:id="158" w:author="jiang" w:date="2014-02-14T11:01:00Z">
              <w:rPr/>
            </w:rPrChange>
          </w:rPr>
          <w:delText>In the directory</w:delText>
        </w:r>
        <w:r w:rsidR="00B42B28" w:rsidRPr="007679A8" w:rsidDel="002064C7">
          <w:rPr>
            <w:rFonts w:ascii="Times New Roman" w:hAnsi="Times New Roman" w:cs="Times New Roman"/>
            <w:sz w:val="24"/>
            <w:szCs w:val="24"/>
            <w:rPrChange w:id="159" w:author="jiang" w:date="2014-02-14T11:01:00Z">
              <w:rPr/>
            </w:rPrChange>
          </w:rPr>
          <w:delText xml:space="preserve"> “modis_ndvi_metrics”</w:delText>
        </w:r>
        <w:r w:rsidRPr="007679A8" w:rsidDel="002064C7">
          <w:rPr>
            <w:rFonts w:ascii="Times New Roman" w:hAnsi="Times New Roman" w:cs="Times New Roman"/>
            <w:sz w:val="24"/>
            <w:szCs w:val="24"/>
            <w:rPrChange w:id="160" w:author="jiang" w:date="2014-02-14T11:01:00Z">
              <w:rPr/>
            </w:rPrChange>
          </w:rPr>
          <w:delText xml:space="preserve"> </w:delText>
        </w:r>
      </w:del>
      <w:del w:id="161" w:author="jiang" w:date="2014-02-14T10:44:00Z">
        <w:r w:rsidR="00CE5836" w:rsidRPr="007679A8" w:rsidDel="002064C7">
          <w:rPr>
            <w:rFonts w:ascii="Times New Roman" w:hAnsi="Times New Roman" w:cs="Times New Roman"/>
            <w:sz w:val="24"/>
            <w:szCs w:val="24"/>
            <w:rPrChange w:id="162" w:author="jiang" w:date="2014-02-14T11:01:00Z">
              <w:rPr/>
            </w:rPrChange>
          </w:rPr>
          <w:delText>you will find</w:delText>
        </w:r>
      </w:del>
      <w:del w:id="163" w:author="jiang" w:date="2014-02-14T10:46:00Z">
        <w:r w:rsidRPr="007679A8" w:rsidDel="002064C7">
          <w:rPr>
            <w:rFonts w:ascii="Times New Roman" w:hAnsi="Times New Roman" w:cs="Times New Roman"/>
            <w:sz w:val="24"/>
            <w:szCs w:val="24"/>
            <w:rPrChange w:id="164" w:author="jiang" w:date="2014-02-14T11:01:00Z">
              <w:rPr/>
            </w:rPrChange>
          </w:rPr>
          <w:delText xml:space="preserve"> </w:delText>
        </w:r>
      </w:del>
      <w:ins w:id="165" w:author="jiang" w:date="2014-02-14T11:24:00Z">
        <w:r w:rsidR="00BF3750">
          <w:rPr>
            <w:rFonts w:ascii="Times New Roman" w:hAnsi="Times New Roman" w:cs="Times New Roman"/>
            <w:sz w:val="24"/>
            <w:szCs w:val="24"/>
          </w:rPr>
          <w:t xml:space="preserve"> </w:t>
        </w:r>
      </w:ins>
      <w:proofErr w:type="gramStart"/>
      <w:ins w:id="166" w:author="jiang" w:date="2014-02-14T11:25:00Z">
        <w:r w:rsidR="00BF3750">
          <w:rPr>
            <w:rFonts w:ascii="Times New Roman" w:hAnsi="Times New Roman" w:cs="Times New Roman"/>
            <w:sz w:val="24"/>
            <w:szCs w:val="24"/>
          </w:rPr>
          <w:t>several</w:t>
        </w:r>
      </w:ins>
      <w:proofErr w:type="gramEnd"/>
      <w:del w:id="167" w:author="jiang" w:date="2014-02-14T10:46:00Z">
        <w:r w:rsidR="00A72594" w:rsidRPr="007679A8" w:rsidDel="002064C7">
          <w:rPr>
            <w:rFonts w:ascii="Times New Roman" w:hAnsi="Times New Roman" w:cs="Times New Roman"/>
            <w:sz w:val="24"/>
            <w:szCs w:val="24"/>
            <w:rPrChange w:id="168" w:author="jiang" w:date="2014-02-14T11:01:00Z">
              <w:rPr/>
            </w:rPrChange>
          </w:rPr>
          <w:delText>several</w:delText>
        </w:r>
      </w:del>
      <w:r w:rsidR="00A72594" w:rsidRPr="007679A8">
        <w:rPr>
          <w:rFonts w:ascii="Times New Roman" w:hAnsi="Times New Roman" w:cs="Times New Roman"/>
          <w:sz w:val="24"/>
          <w:szCs w:val="24"/>
          <w:rPrChange w:id="169" w:author="jiang" w:date="2014-02-14T11:01:00Z">
            <w:rPr/>
          </w:rPrChange>
        </w:rPr>
        <w:t xml:space="preserve"> </w:t>
      </w:r>
      <w:r w:rsidR="009D59F6" w:rsidRPr="007679A8">
        <w:rPr>
          <w:rFonts w:ascii="Times New Roman" w:hAnsi="Times New Roman" w:cs="Times New Roman"/>
          <w:sz w:val="24"/>
          <w:szCs w:val="24"/>
          <w:rPrChange w:id="170" w:author="jiang" w:date="2014-02-14T11:01:00Z">
            <w:rPr/>
          </w:rPrChange>
        </w:rPr>
        <w:t>sub</w:t>
      </w:r>
      <w:ins w:id="171" w:author="jiang" w:date="2014-02-14T10:47:00Z">
        <w:r w:rsidR="002064C7" w:rsidRPr="007679A8">
          <w:rPr>
            <w:rFonts w:ascii="Times New Roman" w:hAnsi="Times New Roman" w:cs="Times New Roman"/>
            <w:sz w:val="24"/>
            <w:szCs w:val="24"/>
            <w:rPrChange w:id="172" w:author="jiang" w:date="2014-02-14T11:01:00Z">
              <w:rPr>
                <w:rFonts w:ascii="Times New Roman" w:hAnsi="Times New Roman" w:cs="Times New Roman"/>
                <w:sz w:val="24"/>
                <w:szCs w:val="24"/>
              </w:rPr>
            </w:rPrChange>
          </w:rPr>
          <w:t>-</w:t>
        </w:r>
      </w:ins>
      <w:r w:rsidR="009D59F6" w:rsidRPr="007679A8">
        <w:rPr>
          <w:rFonts w:ascii="Times New Roman" w:hAnsi="Times New Roman" w:cs="Times New Roman"/>
          <w:sz w:val="24"/>
          <w:szCs w:val="24"/>
          <w:rPrChange w:id="173" w:author="jiang" w:date="2014-02-14T11:01:00Z">
            <w:rPr/>
          </w:rPrChange>
        </w:rPr>
        <w:t>directories</w:t>
      </w:r>
      <w:ins w:id="174" w:author="jiang" w:date="2014-02-14T10:44:00Z">
        <w:r w:rsidR="002064C7" w:rsidRPr="007679A8">
          <w:rPr>
            <w:rFonts w:ascii="Times New Roman" w:hAnsi="Times New Roman" w:cs="Times New Roman"/>
            <w:sz w:val="24"/>
            <w:szCs w:val="24"/>
            <w:rPrChange w:id="175" w:author="jiang" w:date="2014-02-14T11:01:00Z">
              <w:rPr>
                <w:rFonts w:ascii="Times New Roman" w:hAnsi="Times New Roman" w:cs="Times New Roman"/>
                <w:sz w:val="24"/>
                <w:szCs w:val="24"/>
              </w:rPr>
            </w:rPrChange>
          </w:rPr>
          <w:t>:</w:t>
        </w:r>
      </w:ins>
      <w:del w:id="176" w:author="jiang" w:date="2014-02-14T10:44:00Z">
        <w:r w:rsidR="00A72594" w:rsidRPr="007679A8" w:rsidDel="002064C7">
          <w:rPr>
            <w:rFonts w:ascii="Times New Roman" w:hAnsi="Times New Roman" w:cs="Times New Roman"/>
            <w:sz w:val="24"/>
            <w:szCs w:val="24"/>
            <w:rPrChange w:id="177" w:author="jiang" w:date="2014-02-14T11:01:00Z">
              <w:rPr/>
            </w:rPrChange>
          </w:rPr>
          <w:delText>;</w:delText>
        </w:r>
      </w:del>
      <w:r w:rsidR="00A72594" w:rsidRPr="007679A8">
        <w:rPr>
          <w:rFonts w:ascii="Times New Roman" w:hAnsi="Times New Roman" w:cs="Times New Roman"/>
          <w:sz w:val="24"/>
          <w:szCs w:val="24"/>
          <w:rPrChange w:id="178" w:author="jiang" w:date="2014-02-14T11:01:00Z">
            <w:rPr/>
          </w:rPrChange>
        </w:rPr>
        <w:t xml:space="preserve"> </w:t>
      </w:r>
      <w:r w:rsidRPr="007679A8">
        <w:rPr>
          <w:rFonts w:ascii="Times New Roman" w:hAnsi="Times New Roman" w:cs="Times New Roman"/>
          <w:sz w:val="24"/>
          <w:szCs w:val="24"/>
          <w:rPrChange w:id="179" w:author="jiang" w:date="2014-02-14T11:01:00Z">
            <w:rPr/>
          </w:rPrChange>
        </w:rPr>
        <w:t xml:space="preserve">docs, bin, </w:t>
      </w:r>
      <w:proofErr w:type="spellStart"/>
      <w:r w:rsidRPr="007679A8">
        <w:rPr>
          <w:rFonts w:ascii="Times New Roman" w:hAnsi="Times New Roman" w:cs="Times New Roman"/>
          <w:sz w:val="24"/>
          <w:szCs w:val="24"/>
          <w:rPrChange w:id="180" w:author="jiang" w:date="2014-02-14T11:01:00Z">
            <w:rPr/>
          </w:rPrChange>
        </w:rPr>
        <w:t>sav</w:t>
      </w:r>
      <w:proofErr w:type="spellEnd"/>
      <w:r w:rsidRPr="007679A8">
        <w:rPr>
          <w:rFonts w:ascii="Times New Roman" w:hAnsi="Times New Roman" w:cs="Times New Roman"/>
          <w:sz w:val="24"/>
          <w:szCs w:val="24"/>
          <w:rPrChange w:id="181" w:author="jiang" w:date="2014-02-14T11:01:00Z">
            <w:rPr/>
          </w:rPrChange>
        </w:rPr>
        <w:t xml:space="preserve">, </w:t>
      </w:r>
      <w:r w:rsidR="003E14E6" w:rsidRPr="007679A8">
        <w:rPr>
          <w:rFonts w:ascii="Times New Roman" w:hAnsi="Times New Roman" w:cs="Times New Roman"/>
          <w:sz w:val="24"/>
          <w:szCs w:val="24"/>
          <w:rPrChange w:id="182" w:author="jiang" w:date="2014-02-14T11:01:00Z">
            <w:rPr/>
          </w:rPrChange>
        </w:rPr>
        <w:t>codes,</w:t>
      </w:r>
      <w:r w:rsidRPr="007679A8">
        <w:rPr>
          <w:rFonts w:ascii="Times New Roman" w:hAnsi="Times New Roman" w:cs="Times New Roman"/>
          <w:sz w:val="24"/>
          <w:szCs w:val="24"/>
          <w:rPrChange w:id="183" w:author="jiang" w:date="2014-02-14T11:01:00Z">
            <w:rPr/>
          </w:rPrChange>
        </w:rPr>
        <w:t xml:space="preserve"> and scripts.  </w:t>
      </w:r>
      <w:r w:rsidR="00775A00" w:rsidRPr="007679A8">
        <w:rPr>
          <w:rFonts w:ascii="Times New Roman" w:hAnsi="Times New Roman" w:cs="Times New Roman"/>
          <w:sz w:val="24"/>
          <w:szCs w:val="24"/>
          <w:rPrChange w:id="184" w:author="jiang" w:date="2014-02-14T11:01:00Z">
            <w:rPr/>
          </w:rPrChange>
        </w:rPr>
        <w:t xml:space="preserve">The “doc” </w:t>
      </w:r>
      <w:r w:rsidR="00540604" w:rsidRPr="007679A8">
        <w:rPr>
          <w:rFonts w:ascii="Times New Roman" w:hAnsi="Times New Roman" w:cs="Times New Roman"/>
          <w:sz w:val="24"/>
          <w:szCs w:val="24"/>
          <w:rPrChange w:id="185" w:author="jiang" w:date="2014-02-14T11:01:00Z">
            <w:rPr/>
          </w:rPrChange>
        </w:rPr>
        <w:t xml:space="preserve">directory </w:t>
      </w:r>
      <w:r w:rsidR="00775A00" w:rsidRPr="007679A8">
        <w:rPr>
          <w:rFonts w:ascii="Times New Roman" w:hAnsi="Times New Roman" w:cs="Times New Roman"/>
          <w:sz w:val="24"/>
          <w:szCs w:val="24"/>
          <w:rPrChange w:id="186" w:author="jiang" w:date="2014-02-14T11:01:00Z">
            <w:rPr/>
          </w:rPrChange>
        </w:rPr>
        <w:t>includes the documentation</w:t>
      </w:r>
      <w:r w:rsidR="00540604" w:rsidRPr="007679A8">
        <w:rPr>
          <w:rFonts w:ascii="Times New Roman" w:hAnsi="Times New Roman" w:cs="Times New Roman"/>
          <w:sz w:val="24"/>
          <w:szCs w:val="24"/>
          <w:rPrChange w:id="187" w:author="jiang" w:date="2014-02-14T11:01:00Z">
            <w:rPr/>
          </w:rPrChange>
        </w:rPr>
        <w:t>;</w:t>
      </w:r>
      <w:r w:rsidR="00775A00" w:rsidRPr="007679A8">
        <w:rPr>
          <w:rFonts w:ascii="Times New Roman" w:hAnsi="Times New Roman" w:cs="Times New Roman"/>
          <w:sz w:val="24"/>
          <w:szCs w:val="24"/>
          <w:rPrChange w:id="188" w:author="jiang" w:date="2014-02-14T11:01:00Z">
            <w:rPr/>
          </w:rPrChange>
        </w:rPr>
        <w:t xml:space="preserve"> </w:t>
      </w:r>
      <w:r w:rsidR="00540604" w:rsidRPr="007679A8">
        <w:rPr>
          <w:rFonts w:ascii="Times New Roman" w:hAnsi="Times New Roman" w:cs="Times New Roman"/>
          <w:sz w:val="24"/>
          <w:szCs w:val="24"/>
          <w:rPrChange w:id="189" w:author="jiang" w:date="2014-02-14T11:01:00Z">
            <w:rPr/>
          </w:rPrChange>
        </w:rPr>
        <w:t>t</w:t>
      </w:r>
      <w:r w:rsidR="00775A00" w:rsidRPr="007679A8">
        <w:rPr>
          <w:rFonts w:ascii="Times New Roman" w:hAnsi="Times New Roman" w:cs="Times New Roman"/>
          <w:sz w:val="24"/>
          <w:szCs w:val="24"/>
          <w:rPrChange w:id="190" w:author="jiang" w:date="2014-02-14T11:01:00Z">
            <w:rPr/>
          </w:rPrChange>
        </w:rPr>
        <w:t>he “</w:t>
      </w:r>
      <w:r w:rsidR="00B42B28" w:rsidRPr="007679A8">
        <w:rPr>
          <w:rFonts w:ascii="Times New Roman" w:hAnsi="Times New Roman" w:cs="Times New Roman"/>
          <w:sz w:val="24"/>
          <w:szCs w:val="24"/>
          <w:rPrChange w:id="191" w:author="jiang" w:date="2014-02-14T11:01:00Z">
            <w:rPr/>
          </w:rPrChange>
        </w:rPr>
        <w:t>~/bin</w:t>
      </w:r>
      <w:r w:rsidR="00775A00" w:rsidRPr="007679A8">
        <w:rPr>
          <w:rFonts w:ascii="Times New Roman" w:hAnsi="Times New Roman" w:cs="Times New Roman"/>
          <w:sz w:val="24"/>
          <w:szCs w:val="24"/>
          <w:rPrChange w:id="192" w:author="jiang" w:date="2014-02-14T11:01:00Z">
            <w:rPr/>
          </w:rPrChange>
        </w:rPr>
        <w:t>”</w:t>
      </w:r>
      <w:r w:rsidR="00B42B28" w:rsidRPr="007679A8">
        <w:rPr>
          <w:rFonts w:ascii="Times New Roman" w:hAnsi="Times New Roman" w:cs="Times New Roman"/>
          <w:sz w:val="24"/>
          <w:szCs w:val="24"/>
          <w:rPrChange w:id="193" w:author="jiang" w:date="2014-02-14T11:01:00Z">
            <w:rPr/>
          </w:rPrChange>
        </w:rPr>
        <w:t xml:space="preserve"> stores IDL library codes</w:t>
      </w:r>
      <w:r w:rsidR="00775A00" w:rsidRPr="007679A8">
        <w:rPr>
          <w:rFonts w:ascii="Times New Roman" w:hAnsi="Times New Roman" w:cs="Times New Roman"/>
          <w:sz w:val="24"/>
          <w:szCs w:val="24"/>
          <w:rPrChange w:id="194" w:author="jiang" w:date="2014-02-14T11:01:00Z">
            <w:rPr/>
          </w:rPrChange>
        </w:rPr>
        <w:t>;</w:t>
      </w:r>
      <w:r w:rsidR="00B42B28" w:rsidRPr="007679A8">
        <w:rPr>
          <w:rFonts w:ascii="Times New Roman" w:hAnsi="Times New Roman" w:cs="Times New Roman"/>
          <w:sz w:val="24"/>
          <w:szCs w:val="24"/>
          <w:rPrChange w:id="195" w:author="jiang" w:date="2014-02-14T11:01:00Z">
            <w:rPr/>
          </w:rPrChange>
        </w:rPr>
        <w:t xml:space="preserve"> </w:t>
      </w:r>
      <w:r w:rsidR="00775A00" w:rsidRPr="007679A8">
        <w:rPr>
          <w:rFonts w:ascii="Times New Roman" w:hAnsi="Times New Roman" w:cs="Times New Roman"/>
          <w:sz w:val="24"/>
          <w:szCs w:val="24"/>
          <w:rPrChange w:id="196" w:author="jiang" w:date="2014-02-14T11:01:00Z">
            <w:rPr/>
          </w:rPrChange>
        </w:rPr>
        <w:t>the “</w:t>
      </w:r>
      <w:r w:rsidR="00B42B28" w:rsidRPr="007679A8">
        <w:rPr>
          <w:rFonts w:ascii="Times New Roman" w:hAnsi="Times New Roman" w:cs="Times New Roman"/>
          <w:sz w:val="24"/>
          <w:szCs w:val="24"/>
          <w:rPrChange w:id="197" w:author="jiang" w:date="2014-02-14T11:01:00Z">
            <w:rPr/>
          </w:rPrChange>
        </w:rPr>
        <w:t>~/code</w:t>
      </w:r>
      <w:r w:rsidR="00775A00" w:rsidRPr="007679A8">
        <w:rPr>
          <w:rFonts w:ascii="Times New Roman" w:hAnsi="Times New Roman" w:cs="Times New Roman"/>
          <w:sz w:val="24"/>
          <w:szCs w:val="24"/>
          <w:rPrChange w:id="198" w:author="jiang" w:date="2014-02-14T11:01:00Z">
            <w:rPr/>
          </w:rPrChange>
        </w:rPr>
        <w:t>s”</w:t>
      </w:r>
      <w:r w:rsidR="00B42B28" w:rsidRPr="007679A8">
        <w:rPr>
          <w:rFonts w:ascii="Times New Roman" w:hAnsi="Times New Roman" w:cs="Times New Roman"/>
          <w:sz w:val="24"/>
          <w:szCs w:val="24"/>
          <w:rPrChange w:id="199" w:author="jiang" w:date="2014-02-14T11:01:00Z">
            <w:rPr/>
          </w:rPrChange>
        </w:rPr>
        <w:t xml:space="preserve"> in</w:t>
      </w:r>
      <w:r w:rsidR="00775A00" w:rsidRPr="007679A8">
        <w:rPr>
          <w:rFonts w:ascii="Times New Roman" w:hAnsi="Times New Roman" w:cs="Times New Roman"/>
          <w:sz w:val="24"/>
          <w:szCs w:val="24"/>
          <w:rPrChange w:id="200" w:author="jiang" w:date="2014-02-14T11:01:00Z">
            <w:rPr/>
          </w:rPrChange>
        </w:rPr>
        <w:t>cludes the IDL source codes; the “</w:t>
      </w:r>
      <w:r w:rsidR="00B42B28" w:rsidRPr="007679A8">
        <w:rPr>
          <w:rFonts w:ascii="Times New Roman" w:hAnsi="Times New Roman" w:cs="Times New Roman"/>
          <w:sz w:val="24"/>
          <w:szCs w:val="24"/>
          <w:rPrChange w:id="201" w:author="jiang" w:date="2014-02-14T11:01:00Z">
            <w:rPr/>
          </w:rPrChange>
        </w:rPr>
        <w:t>~/</w:t>
      </w:r>
      <w:proofErr w:type="spellStart"/>
      <w:r w:rsidR="00B42B28" w:rsidRPr="007679A8">
        <w:rPr>
          <w:rFonts w:ascii="Times New Roman" w:hAnsi="Times New Roman" w:cs="Times New Roman"/>
          <w:sz w:val="24"/>
          <w:szCs w:val="24"/>
          <w:rPrChange w:id="202" w:author="jiang" w:date="2014-02-14T11:01:00Z">
            <w:rPr/>
          </w:rPrChange>
        </w:rPr>
        <w:t>sav</w:t>
      </w:r>
      <w:proofErr w:type="spellEnd"/>
      <w:r w:rsidR="00775A00" w:rsidRPr="007679A8">
        <w:rPr>
          <w:rFonts w:ascii="Times New Roman" w:hAnsi="Times New Roman" w:cs="Times New Roman"/>
          <w:sz w:val="24"/>
          <w:szCs w:val="24"/>
          <w:rPrChange w:id="203" w:author="jiang" w:date="2014-02-14T11:01:00Z">
            <w:rPr/>
          </w:rPrChange>
        </w:rPr>
        <w:t>”</w:t>
      </w:r>
      <w:r w:rsidR="00B42B28" w:rsidRPr="007679A8">
        <w:rPr>
          <w:rFonts w:ascii="Times New Roman" w:hAnsi="Times New Roman" w:cs="Times New Roman"/>
          <w:sz w:val="24"/>
          <w:szCs w:val="24"/>
          <w:rPrChange w:id="204" w:author="jiang" w:date="2014-02-14T11:01:00Z">
            <w:rPr/>
          </w:rPrChange>
        </w:rPr>
        <w:t xml:space="preserve"> stores the compiled IDL </w:t>
      </w:r>
      <w:r w:rsidR="00775A00" w:rsidRPr="007679A8">
        <w:rPr>
          <w:rFonts w:ascii="Times New Roman" w:hAnsi="Times New Roman" w:cs="Times New Roman"/>
          <w:sz w:val="24"/>
          <w:szCs w:val="24"/>
          <w:rPrChange w:id="205" w:author="jiang" w:date="2014-02-14T11:01:00Z">
            <w:rPr/>
          </w:rPrChange>
        </w:rPr>
        <w:t>binary file;</w:t>
      </w:r>
      <w:r w:rsidR="00B42B28" w:rsidRPr="007679A8">
        <w:rPr>
          <w:rFonts w:ascii="Times New Roman" w:hAnsi="Times New Roman" w:cs="Times New Roman"/>
          <w:sz w:val="24"/>
          <w:szCs w:val="24"/>
          <w:rPrChange w:id="206" w:author="jiang" w:date="2014-02-14T11:01:00Z">
            <w:rPr/>
          </w:rPrChange>
        </w:rPr>
        <w:t xml:space="preserve"> </w:t>
      </w:r>
      <w:r w:rsidR="00775A00" w:rsidRPr="007679A8">
        <w:rPr>
          <w:rFonts w:ascii="Times New Roman" w:hAnsi="Times New Roman" w:cs="Times New Roman"/>
          <w:sz w:val="24"/>
          <w:szCs w:val="24"/>
          <w:rPrChange w:id="207" w:author="jiang" w:date="2014-02-14T11:01:00Z">
            <w:rPr/>
          </w:rPrChange>
        </w:rPr>
        <w:t>and the “</w:t>
      </w:r>
      <w:r w:rsidR="00B42B28" w:rsidRPr="007679A8">
        <w:rPr>
          <w:rFonts w:ascii="Times New Roman" w:hAnsi="Times New Roman" w:cs="Times New Roman"/>
          <w:sz w:val="24"/>
          <w:szCs w:val="24"/>
          <w:rPrChange w:id="208" w:author="jiang" w:date="2014-02-14T11:01:00Z">
            <w:rPr/>
          </w:rPrChange>
        </w:rPr>
        <w:t>~/scripts</w:t>
      </w:r>
      <w:r w:rsidR="00775A00" w:rsidRPr="007679A8">
        <w:rPr>
          <w:rFonts w:ascii="Times New Roman" w:hAnsi="Times New Roman" w:cs="Times New Roman"/>
          <w:sz w:val="24"/>
          <w:szCs w:val="24"/>
          <w:rPrChange w:id="209" w:author="jiang" w:date="2014-02-14T11:01:00Z">
            <w:rPr/>
          </w:rPrChange>
        </w:rPr>
        <w:t>”</w:t>
      </w:r>
      <w:r w:rsidR="00B42B28" w:rsidRPr="007679A8">
        <w:rPr>
          <w:rFonts w:ascii="Times New Roman" w:hAnsi="Times New Roman" w:cs="Times New Roman"/>
          <w:sz w:val="24"/>
          <w:szCs w:val="24"/>
          <w:rPrChange w:id="210" w:author="jiang" w:date="2014-02-14T11:01:00Z">
            <w:rPr/>
          </w:rPrChange>
        </w:rPr>
        <w:t xml:space="preserve"> includes script files used to execute the </w:t>
      </w:r>
      <w:r w:rsidR="00775A00" w:rsidRPr="007679A8">
        <w:rPr>
          <w:rFonts w:ascii="Times New Roman" w:hAnsi="Times New Roman" w:cs="Times New Roman"/>
          <w:sz w:val="24"/>
          <w:szCs w:val="24"/>
          <w:rPrChange w:id="211" w:author="jiang" w:date="2014-02-14T11:01:00Z">
            <w:rPr/>
          </w:rPrChange>
        </w:rPr>
        <w:t>appl</w:t>
      </w:r>
      <w:r w:rsidR="00775A00" w:rsidRPr="007679A8">
        <w:rPr>
          <w:rFonts w:ascii="Times New Roman" w:hAnsi="Times New Roman" w:cs="Times New Roman"/>
          <w:sz w:val="24"/>
          <w:szCs w:val="24"/>
          <w:rPrChange w:id="212" w:author="jiang" w:date="2014-02-14T11:01:00Z">
            <w:rPr/>
          </w:rPrChange>
        </w:rPr>
        <w:t>i</w:t>
      </w:r>
      <w:r w:rsidR="00775A00" w:rsidRPr="007679A8">
        <w:rPr>
          <w:rFonts w:ascii="Times New Roman" w:hAnsi="Times New Roman" w:cs="Times New Roman"/>
          <w:sz w:val="24"/>
          <w:szCs w:val="24"/>
          <w:rPrChange w:id="213" w:author="jiang" w:date="2014-02-14T11:01:00Z">
            <w:rPr/>
          </w:rPrChange>
        </w:rPr>
        <w:t xml:space="preserve">cation in batch mode. </w:t>
      </w:r>
    </w:p>
    <w:p w14:paraId="1378ADA4" w14:textId="77777777" w:rsidR="00227275" w:rsidRPr="005701AC" w:rsidRDefault="00227275" w:rsidP="00227275">
      <w:pPr>
        <w:rPr>
          <w:rFonts w:cs="Times New Roman"/>
          <w:b/>
          <w:rPrChange w:id="214" w:author="jiang" w:date="2014-02-14T12:29:00Z">
            <w:rPr>
              <w:rFonts w:cs="Times New Roman"/>
            </w:rPr>
          </w:rPrChange>
        </w:rPr>
      </w:pPr>
      <w:r w:rsidRPr="003E6CF6">
        <w:rPr>
          <w:rFonts w:cs="Times New Roman"/>
        </w:rPr>
        <w:t xml:space="preserve">     </w:t>
      </w:r>
      <w:r w:rsidRPr="005701AC">
        <w:rPr>
          <w:rFonts w:cs="Times New Roman"/>
          <w:b/>
          <w:rPrChange w:id="215" w:author="jiang" w:date="2014-02-14T12:29:00Z">
            <w:rPr>
              <w:rFonts w:cs="Times New Roman"/>
            </w:rPr>
          </w:rPrChange>
        </w:rPr>
        <w:t>Configuration</w:t>
      </w:r>
      <w:del w:id="216" w:author="jiang" w:date="2014-02-14T12:29:00Z">
        <w:r w:rsidRPr="005701AC" w:rsidDel="005701AC">
          <w:rPr>
            <w:rFonts w:cs="Times New Roman"/>
            <w:b/>
            <w:rPrChange w:id="217" w:author="jiang" w:date="2014-02-14T12:29:00Z">
              <w:rPr>
                <w:rFonts w:cs="Times New Roman"/>
              </w:rPr>
            </w:rPrChange>
          </w:rPr>
          <w:delText xml:space="preserve"> of the application</w:delText>
        </w:r>
      </w:del>
    </w:p>
    <w:p w14:paraId="17AA1F62" w14:textId="77777777" w:rsidR="00227275" w:rsidRPr="003E6CF6" w:rsidRDefault="00227275" w:rsidP="00227275">
      <w:pPr>
        <w:rPr>
          <w:rFonts w:cs="Times New Roman"/>
        </w:rPr>
      </w:pPr>
    </w:p>
    <w:p w14:paraId="7482ABEB" w14:textId="086505B4" w:rsidR="00E00E79" w:rsidRPr="003E6CF6" w:rsidRDefault="00540604" w:rsidP="00025B43">
      <w:pPr>
        <w:pStyle w:val="ListParagraph"/>
        <w:numPr>
          <w:ilvl w:val="0"/>
          <w:numId w:val="5"/>
        </w:numPr>
        <w:rPr>
          <w:rFonts w:ascii="Times New Roman" w:hAnsi="Times New Roman" w:cs="Times New Roman"/>
          <w:sz w:val="24"/>
          <w:szCs w:val="24"/>
        </w:rPr>
      </w:pPr>
      <w:r w:rsidRPr="003E6CF6">
        <w:rPr>
          <w:rFonts w:ascii="Times New Roman" w:hAnsi="Times New Roman" w:cs="Times New Roman"/>
          <w:sz w:val="24"/>
          <w:szCs w:val="24"/>
        </w:rPr>
        <w:t>E</w:t>
      </w:r>
      <w:r w:rsidR="00BB5B72" w:rsidRPr="003E6CF6">
        <w:rPr>
          <w:rFonts w:ascii="Times New Roman" w:hAnsi="Times New Roman" w:cs="Times New Roman"/>
          <w:sz w:val="24"/>
          <w:szCs w:val="24"/>
        </w:rPr>
        <w:t>dit</w:t>
      </w:r>
      <w:r>
        <w:rPr>
          <w:rFonts w:ascii="Times New Roman" w:hAnsi="Times New Roman" w:cs="Times New Roman"/>
          <w:sz w:val="24"/>
          <w:szCs w:val="24"/>
        </w:rPr>
        <w:t xml:space="preserve"> the</w:t>
      </w:r>
      <w:r w:rsidR="00BB5B72" w:rsidRPr="003E6CF6">
        <w:rPr>
          <w:rFonts w:ascii="Times New Roman" w:hAnsi="Times New Roman" w:cs="Times New Roman"/>
          <w:sz w:val="24"/>
          <w:szCs w:val="24"/>
        </w:rPr>
        <w:t xml:space="preserve"> </w:t>
      </w:r>
      <w:proofErr w:type="spellStart"/>
      <w:r w:rsidR="00BB5B72" w:rsidRPr="003E6CF6">
        <w:rPr>
          <w:rFonts w:ascii="Times New Roman" w:hAnsi="Times New Roman" w:cs="Times New Roman"/>
          <w:sz w:val="24"/>
          <w:szCs w:val="24"/>
        </w:rPr>
        <w:t>startup_nps</w:t>
      </w:r>
      <w:proofErr w:type="spellEnd"/>
      <w:r w:rsidR="00BB5B72" w:rsidRPr="003E6CF6">
        <w:rPr>
          <w:rFonts w:ascii="Times New Roman" w:hAnsi="Times New Roman" w:cs="Times New Roman"/>
          <w:sz w:val="24"/>
          <w:szCs w:val="24"/>
        </w:rPr>
        <w:t xml:space="preserve"> file and </w:t>
      </w:r>
      <w:r w:rsidR="00CE5836">
        <w:rPr>
          <w:rFonts w:ascii="Times New Roman" w:hAnsi="Times New Roman" w:cs="Times New Roman"/>
          <w:sz w:val="24"/>
          <w:szCs w:val="24"/>
        </w:rPr>
        <w:t>save to</w:t>
      </w:r>
      <w:r w:rsidR="00BB5B72" w:rsidRPr="003E6CF6">
        <w:rPr>
          <w:rFonts w:ascii="Times New Roman" w:hAnsi="Times New Roman" w:cs="Times New Roman"/>
          <w:sz w:val="24"/>
          <w:szCs w:val="24"/>
        </w:rPr>
        <w:t xml:space="preserve"> the $HOME</w:t>
      </w:r>
      <w:r w:rsidR="003E14E6" w:rsidRPr="003E6CF6">
        <w:rPr>
          <w:rFonts w:ascii="Times New Roman" w:hAnsi="Times New Roman" w:cs="Times New Roman"/>
          <w:sz w:val="24"/>
          <w:szCs w:val="24"/>
        </w:rPr>
        <w:t>/</w:t>
      </w:r>
      <w:proofErr w:type="spellStart"/>
      <w:ins w:id="218" w:author="jiang" w:date="2014-02-14T10:48:00Z">
        <w:r w:rsidR="002064C7">
          <w:rPr>
            <w:rFonts w:ascii="Times New Roman" w:hAnsi="Times New Roman" w:cs="Times New Roman"/>
            <w:sz w:val="24"/>
            <w:szCs w:val="24"/>
          </w:rPr>
          <w:t>avhrr</w:t>
        </w:r>
      </w:ins>
      <w:proofErr w:type="spellEnd"/>
      <w:del w:id="219" w:author="jiang" w:date="2014-02-14T10:48:00Z">
        <w:r w:rsidR="003E14E6" w:rsidRPr="003E6CF6" w:rsidDel="002064C7">
          <w:rPr>
            <w:rFonts w:ascii="Times New Roman" w:hAnsi="Times New Roman" w:cs="Times New Roman"/>
            <w:sz w:val="24"/>
            <w:szCs w:val="24"/>
          </w:rPr>
          <w:delText>modis</w:delText>
        </w:r>
      </w:del>
      <w:ins w:id="220" w:author="jiang" w:date="2014-02-14T10:48:00Z">
        <w:r w:rsidR="002064C7">
          <w:rPr>
            <w:rFonts w:ascii="Times New Roman" w:hAnsi="Times New Roman" w:cs="Times New Roman"/>
            <w:sz w:val="24"/>
            <w:szCs w:val="24"/>
          </w:rPr>
          <w:t>-</w:t>
        </w:r>
      </w:ins>
      <w:proofErr w:type="spellStart"/>
      <w:del w:id="221" w:author="jiang" w:date="2014-02-14T10:48:00Z">
        <w:r w:rsidR="003E14E6" w:rsidRPr="003E6CF6" w:rsidDel="002064C7">
          <w:rPr>
            <w:rFonts w:ascii="Times New Roman" w:hAnsi="Times New Roman" w:cs="Times New Roman"/>
            <w:sz w:val="24"/>
            <w:szCs w:val="24"/>
          </w:rPr>
          <w:delText>_</w:delText>
        </w:r>
      </w:del>
      <w:r w:rsidR="003E14E6" w:rsidRPr="003E6CF6">
        <w:rPr>
          <w:rFonts w:ascii="Times New Roman" w:hAnsi="Times New Roman" w:cs="Times New Roman"/>
          <w:sz w:val="24"/>
          <w:szCs w:val="24"/>
        </w:rPr>
        <w:t>ndvi</w:t>
      </w:r>
      <w:proofErr w:type="spellEnd"/>
      <w:ins w:id="222" w:author="jiang" w:date="2014-02-14T10:48:00Z">
        <w:r w:rsidR="002064C7">
          <w:rPr>
            <w:rFonts w:ascii="Times New Roman" w:hAnsi="Times New Roman" w:cs="Times New Roman"/>
            <w:sz w:val="24"/>
            <w:szCs w:val="24"/>
          </w:rPr>
          <w:t>-</w:t>
        </w:r>
      </w:ins>
      <w:del w:id="223" w:author="jiang" w:date="2014-02-14T10:48:00Z">
        <w:r w:rsidR="003E14E6" w:rsidRPr="003E6CF6" w:rsidDel="002064C7">
          <w:rPr>
            <w:rFonts w:ascii="Times New Roman" w:hAnsi="Times New Roman" w:cs="Times New Roman"/>
            <w:sz w:val="24"/>
            <w:szCs w:val="24"/>
          </w:rPr>
          <w:delText>_</w:delText>
        </w:r>
      </w:del>
      <w:r w:rsidR="00BB5B72" w:rsidRPr="003E6CF6">
        <w:rPr>
          <w:rFonts w:ascii="Times New Roman" w:hAnsi="Times New Roman" w:cs="Times New Roman"/>
          <w:sz w:val="24"/>
          <w:szCs w:val="24"/>
        </w:rPr>
        <w:t>metric</w:t>
      </w:r>
      <w:ins w:id="224" w:author="jiang" w:date="2014-02-14T10:59:00Z">
        <w:r w:rsidR="007679A8">
          <w:rPr>
            <w:rFonts w:ascii="Times New Roman" w:hAnsi="Times New Roman" w:cs="Times New Roman"/>
            <w:sz w:val="24"/>
            <w:szCs w:val="24"/>
          </w:rPr>
          <w:t>s</w:t>
        </w:r>
      </w:ins>
      <w:del w:id="225" w:author="jiang" w:date="2014-02-14T10:59:00Z">
        <w:r w:rsidR="00BB5B72" w:rsidRPr="003E6CF6" w:rsidDel="007679A8">
          <w:rPr>
            <w:rFonts w:ascii="Times New Roman" w:hAnsi="Times New Roman" w:cs="Times New Roman"/>
            <w:sz w:val="24"/>
            <w:szCs w:val="24"/>
          </w:rPr>
          <w:delText>s</w:delText>
        </w:r>
      </w:del>
      <w:r w:rsidR="00BB5B72" w:rsidRPr="003E6CF6">
        <w:rPr>
          <w:rFonts w:ascii="Times New Roman" w:hAnsi="Times New Roman" w:cs="Times New Roman"/>
          <w:sz w:val="24"/>
          <w:szCs w:val="24"/>
        </w:rPr>
        <w:t xml:space="preserve"> directory</w:t>
      </w:r>
    </w:p>
    <w:p w14:paraId="03A573B1" w14:textId="17A686E3" w:rsidR="00BC050B" w:rsidRDefault="00775A00" w:rsidP="00BC050B">
      <w:pPr>
        <w:pStyle w:val="ListParagraph"/>
        <w:rPr>
          <w:ins w:id="226" w:author="jiang" w:date="2014-02-14T11:48:00Z"/>
          <w:rFonts w:ascii="Times New Roman" w:hAnsi="Times New Roman" w:cs="Times New Roman"/>
          <w:sz w:val="24"/>
          <w:szCs w:val="24"/>
        </w:rPr>
        <w:pPrChange w:id="227" w:author="jiang" w:date="2014-02-14T11:48:00Z">
          <w:pPr>
            <w:pStyle w:val="ListParagraph"/>
            <w:ind w:left="1412"/>
          </w:pPr>
        </w:pPrChange>
      </w:pPr>
      <w:r>
        <w:rPr>
          <w:rFonts w:ascii="Times New Roman" w:hAnsi="Times New Roman" w:cs="Times New Roman"/>
          <w:sz w:val="24"/>
          <w:szCs w:val="24"/>
        </w:rPr>
        <w:t>The file “</w:t>
      </w:r>
      <w:proofErr w:type="spellStart"/>
      <w:r w:rsidR="00BB5B72" w:rsidRPr="003E6CF6">
        <w:rPr>
          <w:rFonts w:ascii="Times New Roman" w:hAnsi="Times New Roman" w:cs="Times New Roman"/>
          <w:sz w:val="24"/>
          <w:szCs w:val="24"/>
        </w:rPr>
        <w:t>startup_nps</w:t>
      </w:r>
      <w:proofErr w:type="spellEnd"/>
      <w:r w:rsidR="00BB5B72" w:rsidRPr="003E6CF6">
        <w:rPr>
          <w:rFonts w:ascii="Times New Roman" w:hAnsi="Times New Roman" w:cs="Times New Roman"/>
          <w:sz w:val="24"/>
          <w:szCs w:val="24"/>
        </w:rPr>
        <w:t>” includes</w:t>
      </w:r>
      <w:ins w:id="228" w:author="jiang" w:date="2014-02-14T11:49:00Z">
        <w:r w:rsidR="00BC050B">
          <w:rPr>
            <w:rFonts w:ascii="Times New Roman" w:hAnsi="Times New Roman" w:cs="Times New Roman"/>
            <w:sz w:val="24"/>
            <w:szCs w:val="24"/>
          </w:rPr>
          <w:t>:</w:t>
        </w:r>
      </w:ins>
    </w:p>
    <w:p w14:paraId="540A54D9" w14:textId="7D53EC8B" w:rsidR="00BB5B72" w:rsidRPr="003E6CF6" w:rsidDel="00BC050B" w:rsidRDefault="00BB5B72" w:rsidP="00BB5B72">
      <w:pPr>
        <w:pStyle w:val="ListParagraph"/>
        <w:rPr>
          <w:del w:id="229" w:author="jiang" w:date="2014-02-14T11:48:00Z"/>
          <w:rFonts w:ascii="Times New Roman" w:hAnsi="Times New Roman" w:cs="Times New Roman"/>
          <w:sz w:val="24"/>
          <w:szCs w:val="24"/>
        </w:rPr>
      </w:pPr>
      <w:del w:id="230" w:author="jiang" w:date="2014-02-14T11:48:00Z">
        <w:r w:rsidRPr="003E6CF6" w:rsidDel="00BC050B">
          <w:rPr>
            <w:rFonts w:ascii="Times New Roman" w:hAnsi="Times New Roman" w:cs="Times New Roman"/>
            <w:sz w:val="24"/>
            <w:szCs w:val="24"/>
          </w:rPr>
          <w:delText>:</w:delText>
        </w:r>
      </w:del>
    </w:p>
    <w:p w14:paraId="2B65FA0D" w14:textId="77777777" w:rsidR="00BB5B72" w:rsidDel="00BC050B" w:rsidRDefault="00BB5B72" w:rsidP="00BC050B">
      <w:pPr>
        <w:pStyle w:val="ListParagraph"/>
        <w:rPr>
          <w:del w:id="231" w:author="jiang" w:date="2014-02-14T11:49:00Z"/>
          <w:rFonts w:ascii="Times New Roman" w:hAnsi="Times New Roman"/>
          <w:sz w:val="24"/>
          <w:szCs w:val="24"/>
        </w:rPr>
        <w:pPrChange w:id="232" w:author="jiang" w:date="2014-02-14T11:49:00Z">
          <w:pPr>
            <w:pStyle w:val="ListParagraph"/>
            <w:ind w:left="1412"/>
          </w:pPr>
        </w:pPrChange>
      </w:pPr>
      <w:r w:rsidRPr="00BC050B">
        <w:rPr>
          <w:rFonts w:ascii="Times New Roman" w:hAnsi="Times New Roman"/>
          <w:sz w:val="24"/>
          <w:szCs w:val="24"/>
          <w:rPrChange w:id="233" w:author="jiang" w:date="2014-02-14T11:48:00Z">
            <w:rPr/>
          </w:rPrChange>
        </w:rPr>
        <w:t>ENVI, /RESTORE_BASE_SAVE_FILES</w:t>
      </w:r>
    </w:p>
    <w:p w14:paraId="2609457E" w14:textId="77777777" w:rsidR="00BC050B" w:rsidRPr="00BC050B" w:rsidRDefault="00BC050B" w:rsidP="00BC050B">
      <w:pPr>
        <w:pStyle w:val="ListParagraph"/>
        <w:rPr>
          <w:ins w:id="234" w:author="jiang" w:date="2014-02-14T11:49:00Z"/>
          <w:rFonts w:ascii="Times New Roman" w:hAnsi="Times New Roman"/>
          <w:sz w:val="24"/>
          <w:szCs w:val="24"/>
          <w:rPrChange w:id="235" w:author="jiang" w:date="2014-02-14T11:48:00Z">
            <w:rPr>
              <w:ins w:id="236" w:author="jiang" w:date="2014-02-14T11:49:00Z"/>
            </w:rPr>
          </w:rPrChange>
        </w:rPr>
        <w:pPrChange w:id="237" w:author="jiang" w:date="2014-02-14T11:48:00Z">
          <w:pPr>
            <w:pStyle w:val="ListParagraph"/>
            <w:ind w:left="1412"/>
          </w:pPr>
        </w:pPrChange>
      </w:pPr>
    </w:p>
    <w:p w14:paraId="023689D0" w14:textId="19456CA0" w:rsidR="00BB5B72" w:rsidRPr="00BC050B" w:rsidRDefault="00BB5B72" w:rsidP="00BC050B">
      <w:pPr>
        <w:pStyle w:val="ListParagraph"/>
        <w:rPr>
          <w:rFonts w:ascii="Times New Roman" w:hAnsi="Times New Roman"/>
          <w:sz w:val="24"/>
          <w:szCs w:val="24"/>
          <w:rPrChange w:id="238" w:author="jiang" w:date="2014-02-14T11:49:00Z">
            <w:rPr/>
          </w:rPrChange>
        </w:rPr>
        <w:pPrChange w:id="239" w:author="jiang" w:date="2014-02-14T11:49:00Z">
          <w:pPr>
            <w:pStyle w:val="ListParagraph"/>
            <w:ind w:left="1412"/>
          </w:pPr>
        </w:pPrChange>
      </w:pPr>
      <w:r w:rsidRPr="00BC050B">
        <w:rPr>
          <w:rFonts w:ascii="Times New Roman" w:hAnsi="Times New Roman"/>
          <w:sz w:val="24"/>
          <w:szCs w:val="24"/>
          <w:rPrChange w:id="240" w:author="jiang" w:date="2014-02-14T11:49:00Z">
            <w:rPr/>
          </w:rPrChange>
        </w:rPr>
        <w:t>PREF_SET,’IDL_PATH’, ‘</w:t>
      </w:r>
      <w:r w:rsidR="00CF5834" w:rsidRPr="00BC050B">
        <w:rPr>
          <w:rFonts w:ascii="Times New Roman" w:hAnsi="Times New Roman"/>
          <w:sz w:val="24"/>
          <w:szCs w:val="24"/>
          <w:rPrChange w:id="241" w:author="jiang" w:date="2014-02-14T11:49:00Z">
            <w:rPr/>
          </w:rPrChange>
        </w:rPr>
        <w:t>&lt;IDL_DEFAULT&gt;:+$HOME/</w:t>
      </w:r>
      <w:proofErr w:type="spellStart"/>
      <w:ins w:id="242" w:author="jiang" w:date="2014-02-14T10:48:00Z">
        <w:r w:rsidR="002064C7" w:rsidRPr="00BC050B">
          <w:rPr>
            <w:rFonts w:ascii="Times New Roman" w:hAnsi="Times New Roman"/>
            <w:sz w:val="24"/>
            <w:szCs w:val="24"/>
            <w:rPrChange w:id="243" w:author="jiang" w:date="2014-02-14T11:49:00Z">
              <w:rPr/>
            </w:rPrChange>
          </w:rPr>
          <w:t>avhrr</w:t>
        </w:r>
      </w:ins>
      <w:proofErr w:type="spellEnd"/>
      <w:del w:id="244" w:author="jiang" w:date="2014-02-14T10:48:00Z">
        <w:r w:rsidR="00CF5834" w:rsidRPr="00BC050B" w:rsidDel="002064C7">
          <w:rPr>
            <w:rFonts w:ascii="Times New Roman" w:hAnsi="Times New Roman"/>
            <w:sz w:val="24"/>
            <w:szCs w:val="24"/>
            <w:rPrChange w:id="245" w:author="jiang" w:date="2014-02-14T11:49:00Z">
              <w:rPr/>
            </w:rPrChange>
          </w:rPr>
          <w:delText>modis</w:delText>
        </w:r>
      </w:del>
      <w:ins w:id="246" w:author="jiang" w:date="2014-02-14T10:48:00Z">
        <w:r w:rsidR="002064C7" w:rsidRPr="00BC050B">
          <w:rPr>
            <w:rFonts w:ascii="Times New Roman" w:hAnsi="Times New Roman"/>
            <w:sz w:val="24"/>
            <w:szCs w:val="24"/>
            <w:rPrChange w:id="247" w:author="jiang" w:date="2014-02-14T11:49:00Z">
              <w:rPr/>
            </w:rPrChange>
          </w:rPr>
          <w:t>-</w:t>
        </w:r>
      </w:ins>
      <w:proofErr w:type="spellStart"/>
      <w:del w:id="248" w:author="jiang" w:date="2014-02-14T10:48:00Z">
        <w:r w:rsidR="00CF5834" w:rsidRPr="00BC050B" w:rsidDel="002064C7">
          <w:rPr>
            <w:rFonts w:ascii="Times New Roman" w:hAnsi="Times New Roman"/>
            <w:sz w:val="24"/>
            <w:szCs w:val="24"/>
            <w:rPrChange w:id="249" w:author="jiang" w:date="2014-02-14T11:49:00Z">
              <w:rPr/>
            </w:rPrChange>
          </w:rPr>
          <w:delText>_</w:delText>
        </w:r>
      </w:del>
      <w:r w:rsidR="00CF5834" w:rsidRPr="00BC050B">
        <w:rPr>
          <w:rFonts w:ascii="Times New Roman" w:hAnsi="Times New Roman"/>
          <w:sz w:val="24"/>
          <w:szCs w:val="24"/>
          <w:rPrChange w:id="250" w:author="jiang" w:date="2014-02-14T11:49:00Z">
            <w:rPr/>
          </w:rPrChange>
        </w:rPr>
        <w:t>ndvi</w:t>
      </w:r>
      <w:proofErr w:type="spellEnd"/>
      <w:ins w:id="251" w:author="jiang" w:date="2014-02-14T10:48:00Z">
        <w:r w:rsidR="002064C7" w:rsidRPr="00BC050B">
          <w:rPr>
            <w:rFonts w:ascii="Times New Roman" w:hAnsi="Times New Roman"/>
            <w:sz w:val="24"/>
            <w:szCs w:val="24"/>
            <w:rPrChange w:id="252" w:author="jiang" w:date="2014-02-14T11:49:00Z">
              <w:rPr/>
            </w:rPrChange>
          </w:rPr>
          <w:t>-</w:t>
        </w:r>
      </w:ins>
      <w:del w:id="253" w:author="jiang" w:date="2014-02-14T10:48:00Z">
        <w:r w:rsidR="00CF5834" w:rsidRPr="00BC050B" w:rsidDel="002064C7">
          <w:rPr>
            <w:rFonts w:ascii="Times New Roman" w:hAnsi="Times New Roman"/>
            <w:sz w:val="24"/>
            <w:szCs w:val="24"/>
            <w:rPrChange w:id="254" w:author="jiang" w:date="2014-02-14T11:49:00Z">
              <w:rPr/>
            </w:rPrChange>
          </w:rPr>
          <w:delText>_</w:delText>
        </w:r>
      </w:del>
      <w:r w:rsidRPr="00BC050B">
        <w:rPr>
          <w:rFonts w:ascii="Times New Roman" w:hAnsi="Times New Roman"/>
          <w:sz w:val="24"/>
          <w:szCs w:val="24"/>
          <w:rPrChange w:id="255" w:author="jiang" w:date="2014-02-14T11:49:00Z">
            <w:rPr/>
          </w:rPrChange>
        </w:rPr>
        <w:t>metrics/bin’,</w:t>
      </w:r>
      <w:ins w:id="256" w:author="jiang" w:date="2014-02-14T11:48:00Z">
        <w:r w:rsidR="00BC050B" w:rsidRPr="00BC050B">
          <w:rPr>
            <w:rFonts w:ascii="Times New Roman" w:hAnsi="Times New Roman"/>
            <w:sz w:val="24"/>
            <w:szCs w:val="24"/>
            <w:rPrChange w:id="257" w:author="jiang" w:date="2014-02-14T11:49:00Z">
              <w:rPr/>
            </w:rPrChange>
          </w:rPr>
          <w:t xml:space="preserve"> </w:t>
        </w:r>
      </w:ins>
      <w:r w:rsidRPr="00BC050B">
        <w:rPr>
          <w:rFonts w:ascii="Times New Roman" w:hAnsi="Times New Roman"/>
          <w:sz w:val="24"/>
          <w:szCs w:val="24"/>
          <w:rPrChange w:id="258" w:author="jiang" w:date="2014-02-14T11:49:00Z">
            <w:rPr/>
          </w:rPrChange>
        </w:rPr>
        <w:t>/COMMIT</w:t>
      </w:r>
    </w:p>
    <w:p w14:paraId="01518FD0" w14:textId="44B10734" w:rsidR="00BB5B72" w:rsidRPr="003E6CF6" w:rsidRDefault="00BB5B72" w:rsidP="00025B43">
      <w:pPr>
        <w:pStyle w:val="ListParagraph"/>
        <w:numPr>
          <w:ilvl w:val="0"/>
          <w:numId w:val="5"/>
        </w:numPr>
        <w:rPr>
          <w:rFonts w:ascii="Times New Roman" w:hAnsi="Times New Roman" w:cs="Times New Roman"/>
          <w:sz w:val="24"/>
          <w:szCs w:val="24"/>
        </w:rPr>
      </w:pPr>
      <w:r w:rsidRPr="003E6CF6">
        <w:rPr>
          <w:rFonts w:ascii="Times New Roman" w:hAnsi="Times New Roman" w:cs="Times New Roman"/>
          <w:sz w:val="24"/>
          <w:szCs w:val="24"/>
        </w:rPr>
        <w:t>edit .</w:t>
      </w:r>
      <w:proofErr w:type="spellStart"/>
      <w:r w:rsidRPr="003E6CF6">
        <w:rPr>
          <w:rFonts w:ascii="Times New Roman" w:hAnsi="Times New Roman" w:cs="Times New Roman"/>
          <w:sz w:val="24"/>
          <w:szCs w:val="24"/>
        </w:rPr>
        <w:t>bashrc</w:t>
      </w:r>
      <w:proofErr w:type="spellEnd"/>
      <w:r w:rsidRPr="003E6CF6">
        <w:rPr>
          <w:rFonts w:ascii="Times New Roman" w:hAnsi="Times New Roman" w:cs="Times New Roman"/>
          <w:sz w:val="24"/>
          <w:szCs w:val="24"/>
        </w:rPr>
        <w:t xml:space="preserve"> </w:t>
      </w:r>
      <w:r w:rsidR="00CE5836">
        <w:rPr>
          <w:rFonts w:ascii="Times New Roman" w:hAnsi="Times New Roman" w:cs="Times New Roman"/>
          <w:sz w:val="24"/>
          <w:szCs w:val="24"/>
        </w:rPr>
        <w:t>and</w:t>
      </w:r>
      <w:r w:rsidR="00CE5836" w:rsidRPr="003E6CF6">
        <w:rPr>
          <w:rFonts w:ascii="Times New Roman" w:hAnsi="Times New Roman" w:cs="Times New Roman"/>
          <w:sz w:val="24"/>
          <w:szCs w:val="24"/>
        </w:rPr>
        <w:t xml:space="preserve"> add</w:t>
      </w:r>
      <w:r w:rsidR="00CE5836">
        <w:rPr>
          <w:rFonts w:ascii="Times New Roman" w:hAnsi="Times New Roman" w:cs="Times New Roman"/>
          <w:sz w:val="24"/>
          <w:szCs w:val="24"/>
        </w:rPr>
        <w:t xml:space="preserve"> the</w:t>
      </w:r>
      <w:r w:rsidR="00CE5836" w:rsidRPr="003E6CF6">
        <w:rPr>
          <w:rFonts w:ascii="Times New Roman" w:hAnsi="Times New Roman" w:cs="Times New Roman"/>
          <w:sz w:val="24"/>
          <w:szCs w:val="24"/>
        </w:rPr>
        <w:t xml:space="preserve"> </w:t>
      </w:r>
      <w:r w:rsidRPr="003E6CF6">
        <w:rPr>
          <w:rFonts w:ascii="Times New Roman" w:hAnsi="Times New Roman" w:cs="Times New Roman"/>
          <w:sz w:val="24"/>
          <w:szCs w:val="24"/>
        </w:rPr>
        <w:t>following line</w:t>
      </w:r>
      <w:r w:rsidR="00CE5836">
        <w:rPr>
          <w:rFonts w:ascii="Times New Roman" w:hAnsi="Times New Roman" w:cs="Times New Roman"/>
          <w:sz w:val="24"/>
          <w:szCs w:val="24"/>
        </w:rPr>
        <w:t>s</w:t>
      </w:r>
      <w:r w:rsidRPr="003E6CF6">
        <w:rPr>
          <w:rFonts w:ascii="Times New Roman" w:hAnsi="Times New Roman" w:cs="Times New Roman"/>
          <w:sz w:val="24"/>
          <w:szCs w:val="24"/>
        </w:rPr>
        <w:t>:</w:t>
      </w:r>
    </w:p>
    <w:p w14:paraId="3106C83A" w14:textId="0A852B16" w:rsidR="009F530F" w:rsidRPr="00BC050B" w:rsidRDefault="00CF5834" w:rsidP="00BC050B">
      <w:pPr>
        <w:ind w:firstLine="706"/>
        <w:rPr>
          <w:rFonts w:cs="Times New Roman"/>
          <w:rPrChange w:id="259" w:author="jiang" w:date="2014-02-14T11:49:00Z">
            <w:rPr/>
          </w:rPrChange>
        </w:rPr>
        <w:pPrChange w:id="260" w:author="jiang" w:date="2014-02-14T11:49:00Z">
          <w:pPr>
            <w:pStyle w:val="ListParagraph"/>
            <w:ind w:left="1412"/>
          </w:pPr>
        </w:pPrChange>
      </w:pPr>
      <w:proofErr w:type="gramStart"/>
      <w:r w:rsidRPr="00BC050B">
        <w:rPr>
          <w:rFonts w:cs="Times New Roman"/>
          <w:rPrChange w:id="261" w:author="jiang" w:date="2014-02-14T11:49:00Z">
            <w:rPr/>
          </w:rPrChange>
        </w:rPr>
        <w:t>export</w:t>
      </w:r>
      <w:proofErr w:type="gramEnd"/>
      <w:r w:rsidRPr="00BC050B">
        <w:rPr>
          <w:rFonts w:cs="Times New Roman"/>
          <w:rPrChange w:id="262" w:author="jiang" w:date="2014-02-14T11:49:00Z">
            <w:rPr/>
          </w:rPrChange>
        </w:rPr>
        <w:t xml:space="preserve"> </w:t>
      </w:r>
      <w:proofErr w:type="spellStart"/>
      <w:r w:rsidRPr="00BC050B">
        <w:rPr>
          <w:rFonts w:cs="Times New Roman"/>
          <w:rPrChange w:id="263" w:author="jiang" w:date="2014-02-14T11:49:00Z">
            <w:rPr/>
          </w:rPrChange>
        </w:rPr>
        <w:t>ndvi</w:t>
      </w:r>
      <w:ins w:id="264" w:author="jiang" w:date="2014-02-14T11:49:00Z">
        <w:r w:rsidR="00BC050B">
          <w:rPr>
            <w:rFonts w:cs="Times New Roman"/>
          </w:rPr>
          <w:t>_</w:t>
        </w:r>
      </w:ins>
      <w:r w:rsidRPr="00BC050B">
        <w:rPr>
          <w:rFonts w:cs="Times New Roman"/>
          <w:rPrChange w:id="265" w:author="jiang" w:date="2014-02-14T11:49:00Z">
            <w:rPr/>
          </w:rPrChange>
        </w:rPr>
        <w:t>home</w:t>
      </w:r>
      <w:proofErr w:type="spellEnd"/>
      <w:r w:rsidRPr="00BC050B">
        <w:rPr>
          <w:rFonts w:cs="Times New Roman"/>
          <w:rPrChange w:id="266" w:author="jiang" w:date="2014-02-14T11:49:00Z">
            <w:rPr/>
          </w:rPrChange>
        </w:rPr>
        <w:t>=$HOME/</w:t>
      </w:r>
      <w:proofErr w:type="spellStart"/>
      <w:ins w:id="267" w:author="jiang" w:date="2014-02-14T10:49:00Z">
        <w:r w:rsidR="002064C7" w:rsidRPr="00BC050B">
          <w:rPr>
            <w:rFonts w:cs="Times New Roman"/>
            <w:rPrChange w:id="268" w:author="jiang" w:date="2014-02-14T11:49:00Z">
              <w:rPr/>
            </w:rPrChange>
          </w:rPr>
          <w:t>avhrr</w:t>
        </w:r>
      </w:ins>
      <w:proofErr w:type="spellEnd"/>
      <w:del w:id="269" w:author="jiang" w:date="2014-02-14T10:49:00Z">
        <w:r w:rsidRPr="00BC050B" w:rsidDel="002064C7">
          <w:rPr>
            <w:rFonts w:cs="Times New Roman"/>
            <w:rPrChange w:id="270" w:author="jiang" w:date="2014-02-14T11:49:00Z">
              <w:rPr/>
            </w:rPrChange>
          </w:rPr>
          <w:delText>modis</w:delText>
        </w:r>
      </w:del>
      <w:ins w:id="271" w:author="jiang" w:date="2014-02-14T10:49:00Z">
        <w:r w:rsidR="002064C7" w:rsidRPr="00BC050B">
          <w:rPr>
            <w:rFonts w:cs="Times New Roman"/>
            <w:rPrChange w:id="272" w:author="jiang" w:date="2014-02-14T11:49:00Z">
              <w:rPr/>
            </w:rPrChange>
          </w:rPr>
          <w:t>-</w:t>
        </w:r>
      </w:ins>
      <w:proofErr w:type="spellStart"/>
      <w:del w:id="273" w:author="jiang" w:date="2014-02-14T10:49:00Z">
        <w:r w:rsidRPr="00BC050B" w:rsidDel="002064C7">
          <w:rPr>
            <w:rFonts w:cs="Times New Roman"/>
            <w:rPrChange w:id="274" w:author="jiang" w:date="2014-02-14T11:49:00Z">
              <w:rPr/>
            </w:rPrChange>
          </w:rPr>
          <w:delText>_</w:delText>
        </w:r>
      </w:del>
      <w:r w:rsidRPr="00BC050B">
        <w:rPr>
          <w:rFonts w:cs="Times New Roman"/>
          <w:rPrChange w:id="275" w:author="jiang" w:date="2014-02-14T11:49:00Z">
            <w:rPr/>
          </w:rPrChange>
        </w:rPr>
        <w:t>ndvi</w:t>
      </w:r>
      <w:proofErr w:type="spellEnd"/>
      <w:ins w:id="276" w:author="jiang" w:date="2014-02-14T10:49:00Z">
        <w:r w:rsidR="002064C7" w:rsidRPr="00BC050B">
          <w:rPr>
            <w:rFonts w:cs="Times New Roman"/>
            <w:rPrChange w:id="277" w:author="jiang" w:date="2014-02-14T11:49:00Z">
              <w:rPr/>
            </w:rPrChange>
          </w:rPr>
          <w:t>-</w:t>
        </w:r>
      </w:ins>
      <w:del w:id="278" w:author="jiang" w:date="2014-02-14T10:49:00Z">
        <w:r w:rsidRPr="00BC050B" w:rsidDel="002064C7">
          <w:rPr>
            <w:rFonts w:cs="Times New Roman"/>
            <w:rPrChange w:id="279" w:author="jiang" w:date="2014-02-14T11:49:00Z">
              <w:rPr/>
            </w:rPrChange>
          </w:rPr>
          <w:delText>_</w:delText>
        </w:r>
      </w:del>
      <w:r w:rsidR="009F530F" w:rsidRPr="00BC050B">
        <w:rPr>
          <w:rFonts w:cs="Times New Roman"/>
          <w:rPrChange w:id="280" w:author="jiang" w:date="2014-02-14T11:49:00Z">
            <w:rPr/>
          </w:rPrChange>
        </w:rPr>
        <w:t>metrics</w:t>
      </w:r>
    </w:p>
    <w:p w14:paraId="6C3C233E" w14:textId="38E4C5A3" w:rsidR="00BB5B72" w:rsidRPr="00BC050B" w:rsidRDefault="00CE5836" w:rsidP="00BC050B">
      <w:pPr>
        <w:ind w:firstLine="706"/>
        <w:rPr>
          <w:rFonts w:cs="Times New Roman"/>
          <w:rPrChange w:id="281" w:author="jiang" w:date="2014-02-14T11:49:00Z">
            <w:rPr/>
          </w:rPrChange>
        </w:rPr>
        <w:pPrChange w:id="282" w:author="jiang" w:date="2014-02-14T11:49:00Z">
          <w:pPr>
            <w:pStyle w:val="ListParagraph"/>
            <w:ind w:left="1412"/>
          </w:pPr>
        </w:pPrChange>
      </w:pPr>
      <w:proofErr w:type="gramStart"/>
      <w:r>
        <w:t>e</w:t>
      </w:r>
      <w:r w:rsidR="00CF5834" w:rsidRPr="00BC050B">
        <w:rPr>
          <w:rFonts w:cs="Times New Roman"/>
          <w:rPrChange w:id="283" w:author="jiang" w:date="2014-02-14T11:49:00Z">
            <w:rPr/>
          </w:rPrChange>
        </w:rPr>
        <w:t>xport</w:t>
      </w:r>
      <w:proofErr w:type="gramEnd"/>
      <w:r w:rsidR="00CF5834" w:rsidRPr="00BC050B">
        <w:rPr>
          <w:rFonts w:cs="Times New Roman"/>
          <w:rPrChange w:id="284" w:author="jiang" w:date="2014-02-14T11:49:00Z">
            <w:rPr/>
          </w:rPrChange>
        </w:rPr>
        <w:t xml:space="preserve"> IDL_STARTUP=$HOME/</w:t>
      </w:r>
      <w:proofErr w:type="spellStart"/>
      <w:ins w:id="285" w:author="jiang" w:date="2014-02-14T10:49:00Z">
        <w:r w:rsidR="002064C7" w:rsidRPr="00BC050B">
          <w:rPr>
            <w:rFonts w:cs="Times New Roman"/>
            <w:rPrChange w:id="286" w:author="jiang" w:date="2014-02-14T11:49:00Z">
              <w:rPr/>
            </w:rPrChange>
          </w:rPr>
          <w:t>avhrr</w:t>
        </w:r>
      </w:ins>
      <w:proofErr w:type="spellEnd"/>
      <w:del w:id="287" w:author="jiang" w:date="2014-02-14T10:49:00Z">
        <w:r w:rsidR="00CF5834" w:rsidRPr="00BC050B" w:rsidDel="002064C7">
          <w:rPr>
            <w:rFonts w:cs="Times New Roman"/>
            <w:rPrChange w:id="288" w:author="jiang" w:date="2014-02-14T11:49:00Z">
              <w:rPr/>
            </w:rPrChange>
          </w:rPr>
          <w:delText>modis</w:delText>
        </w:r>
      </w:del>
      <w:ins w:id="289" w:author="jiang" w:date="2014-02-14T10:49:00Z">
        <w:r w:rsidR="002064C7" w:rsidRPr="00BC050B">
          <w:rPr>
            <w:rFonts w:cs="Times New Roman"/>
            <w:rPrChange w:id="290" w:author="jiang" w:date="2014-02-14T11:49:00Z">
              <w:rPr/>
            </w:rPrChange>
          </w:rPr>
          <w:t>-</w:t>
        </w:r>
      </w:ins>
      <w:proofErr w:type="spellStart"/>
      <w:del w:id="291" w:author="jiang" w:date="2014-02-14T10:49:00Z">
        <w:r w:rsidR="00CF5834" w:rsidRPr="00BC050B" w:rsidDel="002064C7">
          <w:rPr>
            <w:rFonts w:cs="Times New Roman"/>
            <w:rPrChange w:id="292" w:author="jiang" w:date="2014-02-14T11:49:00Z">
              <w:rPr/>
            </w:rPrChange>
          </w:rPr>
          <w:delText>_</w:delText>
        </w:r>
      </w:del>
      <w:r w:rsidR="00CF5834" w:rsidRPr="00BC050B">
        <w:rPr>
          <w:rFonts w:cs="Times New Roman"/>
          <w:rPrChange w:id="293" w:author="jiang" w:date="2014-02-14T11:49:00Z">
            <w:rPr/>
          </w:rPrChange>
        </w:rPr>
        <w:t>ndvi</w:t>
      </w:r>
      <w:proofErr w:type="spellEnd"/>
      <w:ins w:id="294" w:author="jiang" w:date="2014-02-14T10:49:00Z">
        <w:r w:rsidR="002064C7" w:rsidRPr="00BC050B">
          <w:rPr>
            <w:rFonts w:cs="Times New Roman"/>
            <w:rPrChange w:id="295" w:author="jiang" w:date="2014-02-14T11:49:00Z">
              <w:rPr/>
            </w:rPrChange>
          </w:rPr>
          <w:t>-</w:t>
        </w:r>
      </w:ins>
      <w:del w:id="296" w:author="jiang" w:date="2014-02-14T10:49:00Z">
        <w:r w:rsidR="00CF5834" w:rsidRPr="00BC050B" w:rsidDel="002064C7">
          <w:rPr>
            <w:rFonts w:cs="Times New Roman"/>
            <w:rPrChange w:id="297" w:author="jiang" w:date="2014-02-14T11:49:00Z">
              <w:rPr/>
            </w:rPrChange>
          </w:rPr>
          <w:delText>_</w:delText>
        </w:r>
      </w:del>
      <w:r w:rsidR="00BB5B72" w:rsidRPr="00BC050B">
        <w:rPr>
          <w:rFonts w:cs="Times New Roman"/>
          <w:rPrChange w:id="298" w:author="jiang" w:date="2014-02-14T11:49:00Z">
            <w:rPr/>
          </w:rPrChange>
        </w:rPr>
        <w:t>metrics/</w:t>
      </w:r>
      <w:proofErr w:type="spellStart"/>
      <w:r w:rsidR="00BB5B72" w:rsidRPr="00BC050B">
        <w:rPr>
          <w:rFonts w:cs="Times New Roman"/>
          <w:rPrChange w:id="299" w:author="jiang" w:date="2014-02-14T11:49:00Z">
            <w:rPr/>
          </w:rPrChange>
        </w:rPr>
        <w:t>startup_np</w:t>
      </w:r>
      <w:proofErr w:type="spellEnd"/>
    </w:p>
    <w:p w14:paraId="5A20E7D6" w14:textId="77777777" w:rsidR="009F530F" w:rsidRPr="003E6CF6" w:rsidRDefault="009F530F" w:rsidP="006A7042">
      <w:pPr>
        <w:pStyle w:val="ListParagraph"/>
        <w:rPr>
          <w:rFonts w:ascii="Times New Roman" w:hAnsi="Times New Roman" w:cs="Times New Roman"/>
          <w:sz w:val="24"/>
          <w:szCs w:val="24"/>
        </w:rPr>
      </w:pPr>
    </w:p>
    <w:p w14:paraId="3B6AEAF6" w14:textId="582F7048" w:rsidR="00522A78" w:rsidRPr="003E6CF6" w:rsidRDefault="00522A78" w:rsidP="00025B43">
      <w:pPr>
        <w:pStyle w:val="ListParagraph"/>
        <w:numPr>
          <w:ilvl w:val="0"/>
          <w:numId w:val="5"/>
        </w:numPr>
        <w:rPr>
          <w:rFonts w:ascii="Times New Roman" w:hAnsi="Times New Roman" w:cs="Times New Roman"/>
          <w:sz w:val="24"/>
          <w:szCs w:val="24"/>
        </w:rPr>
      </w:pPr>
      <w:r w:rsidRPr="003E6CF6">
        <w:rPr>
          <w:rFonts w:ascii="Times New Roman" w:hAnsi="Times New Roman" w:cs="Times New Roman"/>
          <w:sz w:val="24"/>
          <w:szCs w:val="24"/>
        </w:rPr>
        <w:t>edit 1yr_</w:t>
      </w:r>
      <w:ins w:id="300" w:author="jiang" w:date="2014-02-14T10:50:00Z">
        <w:r w:rsidR="002064C7">
          <w:rPr>
            <w:rFonts w:ascii="Times New Roman" w:hAnsi="Times New Roman" w:cs="Times New Roman"/>
            <w:sz w:val="24"/>
            <w:szCs w:val="24"/>
          </w:rPr>
          <w:t>avhrr</w:t>
        </w:r>
      </w:ins>
      <w:del w:id="301" w:author="jiang" w:date="2014-02-14T10:50:00Z">
        <w:r w:rsidRPr="003E6CF6" w:rsidDel="002064C7">
          <w:rPr>
            <w:rFonts w:ascii="Times New Roman" w:hAnsi="Times New Roman" w:cs="Times New Roman"/>
            <w:sz w:val="24"/>
            <w:szCs w:val="24"/>
          </w:rPr>
          <w:delText>emodis_250</w:delText>
        </w:r>
      </w:del>
      <w:r w:rsidRPr="003E6CF6">
        <w:rPr>
          <w:rFonts w:ascii="Times New Roman" w:hAnsi="Times New Roman" w:cs="Times New Roman"/>
          <w:sz w:val="24"/>
          <w:szCs w:val="24"/>
        </w:rPr>
        <w:t xml:space="preserve">_env.bash </w:t>
      </w:r>
    </w:p>
    <w:p w14:paraId="0FC4C0A1" w14:textId="15DE0079" w:rsidR="00522A78" w:rsidRPr="00566497" w:rsidRDefault="00522A78" w:rsidP="00566497">
      <w:pPr>
        <w:ind w:firstLine="706"/>
        <w:rPr>
          <w:rFonts w:cs="Times New Roman"/>
          <w:rPrChange w:id="302" w:author="jiang" w:date="2014-02-14T11:51:00Z">
            <w:rPr/>
          </w:rPrChange>
        </w:rPr>
        <w:pPrChange w:id="303" w:author="jiang" w:date="2014-02-14T11:51:00Z">
          <w:pPr>
            <w:pStyle w:val="ListParagraph"/>
            <w:ind w:left="1412"/>
          </w:pPr>
        </w:pPrChange>
      </w:pPr>
      <w:r w:rsidRPr="00566497">
        <w:rPr>
          <w:rFonts w:cs="Times New Roman"/>
          <w:rPrChange w:id="304" w:author="jiang" w:date="2014-02-14T11:51:00Z">
            <w:rPr/>
          </w:rPrChange>
        </w:rPr>
        <w:t xml:space="preserve">export </w:t>
      </w:r>
      <w:proofErr w:type="spellStart"/>
      <w:r w:rsidRPr="00566497">
        <w:rPr>
          <w:rFonts w:cs="Times New Roman"/>
          <w:rPrChange w:id="305" w:author="jiang" w:date="2014-02-14T11:51:00Z">
            <w:rPr/>
          </w:rPrChange>
        </w:rPr>
        <w:t>rawdata_dir</w:t>
      </w:r>
      <w:proofErr w:type="spellEnd"/>
      <w:r w:rsidRPr="00566497">
        <w:rPr>
          <w:rFonts w:cs="Times New Roman"/>
          <w:rPrChange w:id="306" w:author="jiang" w:date="2014-02-14T11:51:00Z">
            <w:rPr/>
          </w:rPrChange>
        </w:rPr>
        <w:t>=</w:t>
      </w:r>
      <w:ins w:id="307" w:author="jiang" w:date="2014-02-14T10:51:00Z">
        <w:r w:rsidR="002064C7" w:rsidRPr="00566497">
          <w:rPr>
            <w:rFonts w:cs="Times New Roman"/>
            <w:rPrChange w:id="308" w:author="jiang" w:date="2014-02-14T11:51:00Z">
              <w:rPr/>
            </w:rPrChange>
          </w:rPr>
          <w:t>”AVHRR raw data main directory”</w:t>
        </w:r>
      </w:ins>
      <w:del w:id="309" w:author="jiang" w:date="2014-02-14T10:51:00Z">
        <w:r w:rsidRPr="00566497" w:rsidDel="002064C7">
          <w:rPr>
            <w:rFonts w:cs="Times New Roman"/>
            <w:rPrChange w:id="310" w:author="jiang" w:date="2014-02-14T11:51:00Z">
              <w:rPr/>
            </w:rPrChange>
          </w:rPr>
          <w:delText>$HOME/emodis/distribution/Alaska/historical/TERRA</w:delText>
        </w:r>
      </w:del>
    </w:p>
    <w:p w14:paraId="0A1E8B20" w14:textId="484D243F" w:rsidR="00522A78" w:rsidRPr="00566497" w:rsidRDefault="00522A78" w:rsidP="00566497">
      <w:pPr>
        <w:ind w:firstLine="706"/>
        <w:rPr>
          <w:rFonts w:cs="Times New Roman"/>
          <w:rPrChange w:id="311" w:author="jiang" w:date="2014-02-14T11:51:00Z">
            <w:rPr/>
          </w:rPrChange>
        </w:rPr>
        <w:pPrChange w:id="312" w:author="jiang" w:date="2014-02-14T11:51:00Z">
          <w:pPr>
            <w:pStyle w:val="ListParagraph"/>
            <w:ind w:left="1412"/>
          </w:pPr>
        </w:pPrChange>
      </w:pPr>
      <w:proofErr w:type="gramStart"/>
      <w:r w:rsidRPr="00566497">
        <w:rPr>
          <w:rFonts w:cs="Times New Roman"/>
          <w:rPrChange w:id="313" w:author="jiang" w:date="2014-02-14T11:51:00Z">
            <w:rPr/>
          </w:rPrChange>
        </w:rPr>
        <w:t>export</w:t>
      </w:r>
      <w:proofErr w:type="gramEnd"/>
      <w:r w:rsidRPr="00566497">
        <w:rPr>
          <w:rFonts w:cs="Times New Roman"/>
          <w:rPrChange w:id="314" w:author="jiang" w:date="2014-02-14T11:51:00Z">
            <w:rPr/>
          </w:rPrChange>
        </w:rPr>
        <w:t xml:space="preserve"> </w:t>
      </w:r>
      <w:proofErr w:type="spellStart"/>
      <w:r w:rsidRPr="00566497">
        <w:rPr>
          <w:rFonts w:cs="Times New Roman"/>
          <w:rPrChange w:id="315" w:author="jiang" w:date="2014-02-14T11:51:00Z">
            <w:rPr/>
          </w:rPrChange>
        </w:rPr>
        <w:t>work_dir</w:t>
      </w:r>
      <w:proofErr w:type="spellEnd"/>
      <w:r w:rsidRPr="00566497">
        <w:rPr>
          <w:rFonts w:cs="Times New Roman"/>
          <w:rPrChange w:id="316" w:author="jiang" w:date="2014-02-14T11:51:00Z">
            <w:rPr/>
          </w:rPrChange>
        </w:rPr>
        <w:t>=$HOME</w:t>
      </w:r>
      <w:r w:rsidR="00CF5834" w:rsidRPr="00566497">
        <w:rPr>
          <w:rFonts w:cs="Times New Roman"/>
          <w:rPrChange w:id="317" w:author="jiang" w:date="2014-02-14T11:51:00Z">
            <w:rPr/>
          </w:rPrChange>
        </w:rPr>
        <w:t>/</w:t>
      </w:r>
      <w:proofErr w:type="spellStart"/>
      <w:ins w:id="318" w:author="jiang" w:date="2014-02-14T10:52:00Z">
        <w:r w:rsidR="007679A8" w:rsidRPr="00566497">
          <w:rPr>
            <w:rFonts w:cs="Times New Roman"/>
            <w:rPrChange w:id="319" w:author="jiang" w:date="2014-02-14T11:51:00Z">
              <w:rPr/>
            </w:rPrChange>
          </w:rPr>
          <w:t>avhrr</w:t>
        </w:r>
        <w:proofErr w:type="spellEnd"/>
        <w:r w:rsidR="007679A8" w:rsidRPr="00566497">
          <w:rPr>
            <w:rFonts w:cs="Times New Roman"/>
            <w:rPrChange w:id="320" w:author="jiang" w:date="2014-02-14T11:51:00Z">
              <w:rPr/>
            </w:rPrChange>
          </w:rPr>
          <w:t>-</w:t>
        </w:r>
        <w:proofErr w:type="spellStart"/>
        <w:r w:rsidR="007679A8" w:rsidRPr="00566497">
          <w:rPr>
            <w:rFonts w:cs="Times New Roman"/>
            <w:rPrChange w:id="321" w:author="jiang" w:date="2014-02-14T11:51:00Z">
              <w:rPr/>
            </w:rPrChange>
          </w:rPr>
          <w:t>ndvi</w:t>
        </w:r>
        <w:proofErr w:type="spellEnd"/>
        <w:r w:rsidR="007679A8" w:rsidRPr="00566497">
          <w:rPr>
            <w:rFonts w:cs="Times New Roman"/>
            <w:rPrChange w:id="322" w:author="jiang" w:date="2014-02-14T11:51:00Z">
              <w:rPr/>
            </w:rPrChange>
          </w:rPr>
          <w:t>-metric</w:t>
        </w:r>
      </w:ins>
      <w:ins w:id="323" w:author="jiang" w:date="2014-02-14T10:58:00Z">
        <w:r w:rsidR="007679A8" w:rsidRPr="00566497">
          <w:rPr>
            <w:rFonts w:cs="Times New Roman"/>
            <w:rPrChange w:id="324" w:author="jiang" w:date="2014-02-14T11:51:00Z">
              <w:rPr/>
            </w:rPrChange>
          </w:rPr>
          <w:t>s</w:t>
        </w:r>
      </w:ins>
      <w:del w:id="325" w:author="jiang" w:date="2014-02-14T10:52:00Z">
        <w:r w:rsidR="00CF5834" w:rsidRPr="00566497" w:rsidDel="002064C7">
          <w:rPr>
            <w:rFonts w:cs="Times New Roman"/>
            <w:rPrChange w:id="326" w:author="jiang" w:date="2014-02-14T11:51:00Z">
              <w:rPr/>
            </w:rPrChange>
          </w:rPr>
          <w:delText>modis_ndvi_</w:delText>
        </w:r>
        <w:r w:rsidRPr="00566497" w:rsidDel="002064C7">
          <w:rPr>
            <w:rFonts w:cs="Times New Roman"/>
            <w:rPrChange w:id="327" w:author="jiang" w:date="2014-02-14T11:51:00Z">
              <w:rPr/>
            </w:rPrChange>
          </w:rPr>
          <w:delText>metrics</w:delText>
        </w:r>
      </w:del>
      <w:r w:rsidRPr="00566497">
        <w:rPr>
          <w:rFonts w:cs="Times New Roman"/>
          <w:rPrChange w:id="328" w:author="jiang" w:date="2014-02-14T11:51:00Z">
            <w:rPr/>
          </w:rPrChange>
        </w:rPr>
        <w:t>/work</w:t>
      </w:r>
    </w:p>
    <w:p w14:paraId="50CC0BA9" w14:textId="766CE7E6" w:rsidR="00522A78" w:rsidRPr="00566497" w:rsidRDefault="00522A78" w:rsidP="00566497">
      <w:pPr>
        <w:ind w:firstLine="706"/>
        <w:rPr>
          <w:rFonts w:cs="Times New Roman"/>
          <w:rPrChange w:id="329" w:author="jiang" w:date="2014-02-14T11:51:00Z">
            <w:rPr/>
          </w:rPrChange>
        </w:rPr>
        <w:pPrChange w:id="330" w:author="jiang" w:date="2014-02-14T11:52:00Z">
          <w:pPr>
            <w:pStyle w:val="ListParagraph"/>
            <w:ind w:left="1412"/>
          </w:pPr>
        </w:pPrChange>
      </w:pPr>
      <w:proofErr w:type="gramStart"/>
      <w:r w:rsidRPr="00566497">
        <w:rPr>
          <w:rFonts w:cs="Times New Roman"/>
          <w:rPrChange w:id="331" w:author="jiang" w:date="2014-02-14T11:51:00Z">
            <w:rPr/>
          </w:rPrChange>
        </w:rPr>
        <w:t>export</w:t>
      </w:r>
      <w:proofErr w:type="gramEnd"/>
      <w:r w:rsidRPr="00566497">
        <w:rPr>
          <w:rFonts w:cs="Times New Roman"/>
          <w:rPrChange w:id="332" w:author="jiang" w:date="2014-02-14T11:51:00Z">
            <w:rPr/>
          </w:rPrChange>
        </w:rPr>
        <w:t xml:space="preserve"> </w:t>
      </w:r>
      <w:proofErr w:type="spellStart"/>
      <w:r w:rsidRPr="00566497">
        <w:rPr>
          <w:rFonts w:cs="Times New Roman"/>
          <w:rPrChange w:id="333" w:author="jiang" w:date="2014-02-14T11:51:00Z">
            <w:rPr/>
          </w:rPrChange>
        </w:rPr>
        <w:t>script_dir</w:t>
      </w:r>
      <w:proofErr w:type="spellEnd"/>
      <w:r w:rsidRPr="00566497">
        <w:rPr>
          <w:rFonts w:cs="Times New Roman"/>
          <w:rPrChange w:id="334" w:author="jiang" w:date="2014-02-14T11:51:00Z">
            <w:rPr/>
          </w:rPrChange>
        </w:rPr>
        <w:t>=</w:t>
      </w:r>
      <w:r w:rsidR="00CF5834" w:rsidRPr="00566497">
        <w:rPr>
          <w:rFonts w:cs="Times New Roman"/>
          <w:rPrChange w:id="335" w:author="jiang" w:date="2014-02-14T11:51:00Z">
            <w:rPr/>
          </w:rPrChange>
        </w:rPr>
        <w:t>$HOME/</w:t>
      </w:r>
      <w:proofErr w:type="spellStart"/>
      <w:r w:rsidR="00CF5834" w:rsidRPr="00566497">
        <w:rPr>
          <w:rFonts w:cs="Times New Roman"/>
          <w:rPrChange w:id="336" w:author="jiang" w:date="2014-02-14T11:51:00Z">
            <w:rPr/>
          </w:rPrChange>
        </w:rPr>
        <w:t>modis</w:t>
      </w:r>
      <w:proofErr w:type="spellEnd"/>
      <w:ins w:id="337" w:author="jiang" w:date="2014-02-14T10:58:00Z">
        <w:r w:rsidR="007679A8" w:rsidRPr="00566497">
          <w:rPr>
            <w:rFonts w:cs="Times New Roman"/>
            <w:rPrChange w:id="338" w:author="jiang" w:date="2014-02-14T11:51:00Z">
              <w:rPr/>
            </w:rPrChange>
          </w:rPr>
          <w:t>-</w:t>
        </w:r>
      </w:ins>
      <w:proofErr w:type="spellStart"/>
      <w:del w:id="339" w:author="jiang" w:date="2014-02-14T10:58:00Z">
        <w:r w:rsidR="00CF5834" w:rsidRPr="00566497" w:rsidDel="007679A8">
          <w:rPr>
            <w:rFonts w:cs="Times New Roman"/>
            <w:rPrChange w:id="340" w:author="jiang" w:date="2014-02-14T11:51:00Z">
              <w:rPr/>
            </w:rPrChange>
          </w:rPr>
          <w:delText>_</w:delText>
        </w:r>
      </w:del>
      <w:r w:rsidR="00CF5834" w:rsidRPr="00566497">
        <w:rPr>
          <w:rFonts w:cs="Times New Roman"/>
          <w:rPrChange w:id="341" w:author="jiang" w:date="2014-02-14T11:51:00Z">
            <w:rPr/>
          </w:rPrChange>
        </w:rPr>
        <w:t>ndvi</w:t>
      </w:r>
      <w:proofErr w:type="spellEnd"/>
      <w:ins w:id="342" w:author="jiang" w:date="2014-02-14T10:58:00Z">
        <w:r w:rsidR="007679A8" w:rsidRPr="00566497">
          <w:rPr>
            <w:rFonts w:cs="Times New Roman"/>
            <w:rPrChange w:id="343" w:author="jiang" w:date="2014-02-14T11:51:00Z">
              <w:rPr/>
            </w:rPrChange>
          </w:rPr>
          <w:t>-</w:t>
        </w:r>
      </w:ins>
      <w:del w:id="344" w:author="jiang" w:date="2014-02-14T10:58:00Z">
        <w:r w:rsidR="00CF5834" w:rsidRPr="00566497" w:rsidDel="007679A8">
          <w:rPr>
            <w:rFonts w:cs="Times New Roman"/>
            <w:rPrChange w:id="345" w:author="jiang" w:date="2014-02-14T11:51:00Z">
              <w:rPr/>
            </w:rPrChange>
          </w:rPr>
          <w:delText>_</w:delText>
        </w:r>
      </w:del>
      <w:r w:rsidRPr="00566497">
        <w:rPr>
          <w:rFonts w:cs="Times New Roman"/>
          <w:rPrChange w:id="346" w:author="jiang" w:date="2014-02-14T11:51:00Z">
            <w:rPr/>
          </w:rPrChange>
        </w:rPr>
        <w:t>metrics/scripts</w:t>
      </w:r>
    </w:p>
    <w:p w14:paraId="3EE845B6" w14:textId="73B8EEDC" w:rsidR="00522A78" w:rsidRPr="00566497" w:rsidRDefault="00522A78" w:rsidP="00566497">
      <w:pPr>
        <w:ind w:firstLine="706"/>
        <w:rPr>
          <w:rFonts w:cs="Times New Roman"/>
          <w:rPrChange w:id="347" w:author="jiang" w:date="2014-02-14T11:52:00Z">
            <w:rPr/>
          </w:rPrChange>
        </w:rPr>
        <w:pPrChange w:id="348" w:author="jiang" w:date="2014-02-14T11:52:00Z">
          <w:pPr>
            <w:pStyle w:val="ListParagraph"/>
            <w:ind w:left="1412"/>
          </w:pPr>
        </w:pPrChange>
      </w:pPr>
      <w:proofErr w:type="gramStart"/>
      <w:r w:rsidRPr="00566497">
        <w:rPr>
          <w:rFonts w:cs="Times New Roman"/>
          <w:rPrChange w:id="349" w:author="jiang" w:date="2014-02-14T11:52:00Z">
            <w:rPr/>
          </w:rPrChange>
        </w:rPr>
        <w:t>export</w:t>
      </w:r>
      <w:proofErr w:type="gramEnd"/>
      <w:r w:rsidRPr="00566497">
        <w:rPr>
          <w:rFonts w:cs="Times New Roman"/>
          <w:rPrChange w:id="350" w:author="jiang" w:date="2014-02-14T11:52:00Z">
            <w:rPr/>
          </w:rPrChange>
        </w:rPr>
        <w:t xml:space="preserve"> </w:t>
      </w:r>
      <w:proofErr w:type="spellStart"/>
      <w:r w:rsidRPr="00566497">
        <w:rPr>
          <w:rFonts w:cs="Times New Roman"/>
          <w:rPrChange w:id="351" w:author="jiang" w:date="2014-02-14T11:52:00Z">
            <w:rPr/>
          </w:rPrChange>
        </w:rPr>
        <w:t>idlprog_dir</w:t>
      </w:r>
      <w:proofErr w:type="spellEnd"/>
      <w:r w:rsidRPr="00566497">
        <w:rPr>
          <w:rFonts w:cs="Times New Roman"/>
          <w:rPrChange w:id="352" w:author="jiang" w:date="2014-02-14T11:52:00Z">
            <w:rPr/>
          </w:rPrChange>
        </w:rPr>
        <w:t>=</w:t>
      </w:r>
      <w:r w:rsidR="00CF5834" w:rsidRPr="00566497">
        <w:rPr>
          <w:rFonts w:cs="Times New Roman"/>
          <w:rPrChange w:id="353" w:author="jiang" w:date="2014-02-14T11:52:00Z">
            <w:rPr/>
          </w:rPrChange>
        </w:rPr>
        <w:t>$HOME/</w:t>
      </w:r>
      <w:proofErr w:type="spellStart"/>
      <w:r w:rsidR="00CF5834" w:rsidRPr="00566497">
        <w:rPr>
          <w:rFonts w:cs="Times New Roman"/>
          <w:rPrChange w:id="354" w:author="jiang" w:date="2014-02-14T11:52:00Z">
            <w:rPr/>
          </w:rPrChange>
        </w:rPr>
        <w:t>modis</w:t>
      </w:r>
      <w:proofErr w:type="spellEnd"/>
      <w:ins w:id="355" w:author="jiang" w:date="2014-02-14T10:58:00Z">
        <w:r w:rsidR="007679A8" w:rsidRPr="00566497">
          <w:rPr>
            <w:rFonts w:cs="Times New Roman"/>
            <w:rPrChange w:id="356" w:author="jiang" w:date="2014-02-14T11:52:00Z">
              <w:rPr/>
            </w:rPrChange>
          </w:rPr>
          <w:t>-</w:t>
        </w:r>
      </w:ins>
      <w:proofErr w:type="spellStart"/>
      <w:del w:id="357" w:author="jiang" w:date="2014-02-14T10:58:00Z">
        <w:r w:rsidR="00CF5834" w:rsidRPr="00566497" w:rsidDel="007679A8">
          <w:rPr>
            <w:rFonts w:cs="Times New Roman"/>
            <w:rPrChange w:id="358" w:author="jiang" w:date="2014-02-14T11:52:00Z">
              <w:rPr/>
            </w:rPrChange>
          </w:rPr>
          <w:delText>_</w:delText>
        </w:r>
      </w:del>
      <w:r w:rsidR="00CF5834" w:rsidRPr="00566497">
        <w:rPr>
          <w:rFonts w:cs="Times New Roman"/>
          <w:rPrChange w:id="359" w:author="jiang" w:date="2014-02-14T11:52:00Z">
            <w:rPr/>
          </w:rPrChange>
        </w:rPr>
        <w:t>ndvi</w:t>
      </w:r>
      <w:proofErr w:type="spellEnd"/>
      <w:ins w:id="360" w:author="jiang" w:date="2014-02-14T10:58:00Z">
        <w:r w:rsidR="007679A8" w:rsidRPr="00566497">
          <w:rPr>
            <w:rFonts w:cs="Times New Roman"/>
            <w:rPrChange w:id="361" w:author="jiang" w:date="2014-02-14T11:52:00Z">
              <w:rPr/>
            </w:rPrChange>
          </w:rPr>
          <w:t>-</w:t>
        </w:r>
      </w:ins>
      <w:del w:id="362" w:author="jiang" w:date="2014-02-14T10:58:00Z">
        <w:r w:rsidR="00CF5834" w:rsidRPr="00566497" w:rsidDel="007679A8">
          <w:rPr>
            <w:rFonts w:cs="Times New Roman"/>
            <w:rPrChange w:id="363" w:author="jiang" w:date="2014-02-14T11:52:00Z">
              <w:rPr/>
            </w:rPrChange>
          </w:rPr>
          <w:delText>_</w:delText>
        </w:r>
      </w:del>
      <w:r w:rsidR="00227275" w:rsidRPr="00566497">
        <w:rPr>
          <w:rFonts w:cs="Times New Roman"/>
          <w:rPrChange w:id="364" w:author="jiang" w:date="2014-02-14T11:52:00Z">
            <w:rPr/>
          </w:rPrChange>
        </w:rPr>
        <w:t>metrics/</w:t>
      </w:r>
      <w:proofErr w:type="spellStart"/>
      <w:r w:rsidR="00227275" w:rsidRPr="00566497">
        <w:rPr>
          <w:rFonts w:cs="Times New Roman"/>
          <w:rPrChange w:id="365" w:author="jiang" w:date="2014-02-14T11:52:00Z">
            <w:rPr/>
          </w:rPrChange>
        </w:rPr>
        <w:t>sav</w:t>
      </w:r>
      <w:proofErr w:type="spellEnd"/>
    </w:p>
    <w:p w14:paraId="6FC71F7F" w14:textId="09F45B24" w:rsidR="00522A78" w:rsidRPr="00566497" w:rsidRDefault="00522A78" w:rsidP="00566497">
      <w:pPr>
        <w:ind w:firstLine="706"/>
        <w:rPr>
          <w:rFonts w:cs="Times New Roman"/>
          <w:rPrChange w:id="366" w:author="jiang" w:date="2014-02-14T11:52:00Z">
            <w:rPr/>
          </w:rPrChange>
        </w:rPr>
        <w:pPrChange w:id="367" w:author="jiang" w:date="2014-02-14T11:52:00Z">
          <w:pPr>
            <w:pStyle w:val="ListParagraph"/>
            <w:ind w:left="1412"/>
          </w:pPr>
        </w:pPrChange>
      </w:pPr>
      <w:r w:rsidRPr="00566497">
        <w:rPr>
          <w:rFonts w:cs="Times New Roman"/>
          <w:rPrChange w:id="368" w:author="jiang" w:date="2014-02-14T11:52:00Z">
            <w:rPr/>
          </w:rPrChange>
        </w:rPr>
        <w:t xml:space="preserve">export </w:t>
      </w:r>
      <w:proofErr w:type="spellStart"/>
      <w:r w:rsidRPr="00566497">
        <w:rPr>
          <w:rFonts w:cs="Times New Roman"/>
          <w:rPrChange w:id="369" w:author="jiang" w:date="2014-02-14T11:52:00Z">
            <w:rPr/>
          </w:rPrChange>
        </w:rPr>
        <w:t>idl_dir</w:t>
      </w:r>
      <w:proofErr w:type="spellEnd"/>
      <w:r w:rsidRPr="00566497">
        <w:rPr>
          <w:rFonts w:cs="Times New Roman"/>
          <w:rPrChange w:id="370" w:author="jiang" w:date="2014-02-14T11:52:00Z">
            <w:rPr/>
          </w:rPrChange>
        </w:rPr>
        <w:t>=</w:t>
      </w:r>
      <w:ins w:id="371" w:author="jiang" w:date="2014-02-14T11:52:00Z">
        <w:r w:rsidR="00566497">
          <w:rPr>
            <w:rFonts w:cs="Times New Roman"/>
          </w:rPr>
          <w:t>”home directory of installed IDL”</w:t>
        </w:r>
      </w:ins>
      <w:del w:id="372" w:author="jiang" w:date="2014-02-14T11:52:00Z">
        <w:r w:rsidR="00227275" w:rsidRPr="00566497" w:rsidDel="00566497">
          <w:rPr>
            <w:rFonts w:cs="Times New Roman"/>
            <w:rPrChange w:id="373" w:author="jiang" w:date="2014-02-14T11:52:00Z">
              <w:rPr/>
            </w:rPrChange>
          </w:rPr>
          <w:delText>/usr/local/idl-7.1/bin</w:delText>
        </w:r>
      </w:del>
    </w:p>
    <w:p w14:paraId="451036CF" w14:textId="77777777" w:rsidR="00522A78" w:rsidRPr="00566497" w:rsidRDefault="00522A78" w:rsidP="00566497">
      <w:pPr>
        <w:ind w:firstLine="706"/>
        <w:rPr>
          <w:rFonts w:cs="Times New Roman"/>
          <w:rPrChange w:id="374" w:author="jiang" w:date="2014-02-14T11:52:00Z">
            <w:rPr/>
          </w:rPrChange>
        </w:rPr>
        <w:pPrChange w:id="375" w:author="jiang" w:date="2014-02-14T11:52:00Z">
          <w:pPr>
            <w:pStyle w:val="ListParagraph"/>
            <w:ind w:left="1412"/>
          </w:pPr>
        </w:pPrChange>
      </w:pPr>
      <w:proofErr w:type="gramStart"/>
      <w:r w:rsidRPr="00566497">
        <w:rPr>
          <w:rFonts w:cs="Times New Roman"/>
          <w:rPrChange w:id="376" w:author="jiang" w:date="2014-02-14T11:52:00Z">
            <w:rPr/>
          </w:rPrChange>
        </w:rPr>
        <w:t>export</w:t>
      </w:r>
      <w:proofErr w:type="gramEnd"/>
      <w:r w:rsidRPr="00566497">
        <w:rPr>
          <w:rFonts w:cs="Times New Roman"/>
          <w:rPrChange w:id="377" w:author="jiang" w:date="2014-02-14T11:52:00Z">
            <w:rPr/>
          </w:rPrChange>
        </w:rPr>
        <w:t xml:space="preserve"> </w:t>
      </w:r>
      <w:proofErr w:type="spellStart"/>
      <w:r w:rsidRPr="00566497">
        <w:rPr>
          <w:rFonts w:cs="Times New Roman"/>
          <w:rPrChange w:id="378" w:author="jiang" w:date="2014-02-14T11:52:00Z">
            <w:rPr/>
          </w:rPrChange>
        </w:rPr>
        <w:t>result_dir</w:t>
      </w:r>
      <w:proofErr w:type="spellEnd"/>
      <w:r w:rsidRPr="00566497">
        <w:rPr>
          <w:rFonts w:cs="Times New Roman"/>
          <w:rPrChange w:id="379" w:author="jiang" w:date="2014-02-14T11:52:00Z">
            <w:rPr/>
          </w:rPrChange>
        </w:rPr>
        <w:t>=</w:t>
      </w:r>
      <w:r w:rsidR="00227275" w:rsidRPr="00566497">
        <w:rPr>
          <w:rFonts w:cs="Times New Roman"/>
          <w:rPrChange w:id="380" w:author="jiang" w:date="2014-02-14T11:52:00Z">
            <w:rPr/>
          </w:rPrChange>
        </w:rPr>
        <w:t>$HOME/results</w:t>
      </w:r>
    </w:p>
    <w:p w14:paraId="1A137DCA" w14:textId="77777777" w:rsidR="00227275" w:rsidRDefault="00227275" w:rsidP="00522A78">
      <w:pPr>
        <w:pStyle w:val="ListParagraph"/>
        <w:rPr>
          <w:ins w:id="381" w:author="jiang" w:date="2014-02-14T11:56:00Z"/>
          <w:rFonts w:ascii="Times New Roman" w:hAnsi="Times New Roman" w:cs="Times New Roman"/>
          <w:sz w:val="24"/>
          <w:szCs w:val="24"/>
        </w:rPr>
      </w:pPr>
    </w:p>
    <w:p w14:paraId="3C01D343" w14:textId="0FD51F81" w:rsidR="00566497" w:rsidRPr="003E6CF6" w:rsidRDefault="00566497" w:rsidP="00522A78">
      <w:pPr>
        <w:pStyle w:val="ListParagraph"/>
        <w:rPr>
          <w:rFonts w:ascii="Times New Roman" w:hAnsi="Times New Roman" w:cs="Times New Roman"/>
          <w:sz w:val="24"/>
          <w:szCs w:val="24"/>
        </w:rPr>
      </w:pPr>
      <w:ins w:id="382" w:author="jiang" w:date="2014-02-14T11:56:00Z">
        <w:r>
          <w:rPr>
            <w:rFonts w:ascii="Times New Roman" w:hAnsi="Times New Roman" w:cs="Times New Roman"/>
            <w:sz w:val="24"/>
            <w:szCs w:val="24"/>
          </w:rPr>
          <w:t xml:space="preserve">AVHRR raw data are stored in </w:t>
        </w:r>
      </w:ins>
      <w:ins w:id="383" w:author="jiang" w:date="2014-02-14T11:58:00Z">
        <w:r>
          <w:rPr>
            <w:rFonts w:ascii="Times New Roman" w:hAnsi="Times New Roman" w:cs="Times New Roman"/>
            <w:sz w:val="24"/>
            <w:szCs w:val="24"/>
          </w:rPr>
          <w:t xml:space="preserve">the </w:t>
        </w:r>
      </w:ins>
      <w:ins w:id="384" w:author="jiang" w:date="2014-02-14T11:56:00Z">
        <w:r>
          <w:rPr>
            <w:rFonts w:ascii="Times New Roman" w:hAnsi="Times New Roman" w:cs="Times New Roman"/>
            <w:sz w:val="24"/>
            <w:szCs w:val="24"/>
          </w:rPr>
          <w:t>“AVHRR raw data main directory</w:t>
        </w:r>
      </w:ins>
      <w:ins w:id="385" w:author="jiang" w:date="2014-02-14T11:57:00Z">
        <w:r>
          <w:rPr>
            <w:rFonts w:ascii="Times New Roman" w:hAnsi="Times New Roman" w:cs="Times New Roman"/>
            <w:sz w:val="24"/>
            <w:szCs w:val="24"/>
          </w:rPr>
          <w:t>”.</w:t>
        </w:r>
      </w:ins>
      <w:ins w:id="386" w:author="jiang" w:date="2014-02-14T11:58:00Z">
        <w:r>
          <w:rPr>
            <w:rFonts w:ascii="Times New Roman" w:hAnsi="Times New Roman" w:cs="Times New Roman"/>
            <w:sz w:val="24"/>
            <w:szCs w:val="24"/>
          </w:rPr>
          <w:t xml:space="preserve"> Under the main d</w:t>
        </w:r>
        <w:r>
          <w:rPr>
            <w:rFonts w:ascii="Times New Roman" w:hAnsi="Times New Roman" w:cs="Times New Roman"/>
            <w:sz w:val="24"/>
            <w:szCs w:val="24"/>
          </w:rPr>
          <w:t>i</w:t>
        </w:r>
        <w:r>
          <w:rPr>
            <w:rFonts w:ascii="Times New Roman" w:hAnsi="Times New Roman" w:cs="Times New Roman"/>
            <w:sz w:val="24"/>
            <w:szCs w:val="24"/>
          </w:rPr>
          <w:t>rectory, there are subdirector</w:t>
        </w:r>
      </w:ins>
      <w:ins w:id="387" w:author="jiang" w:date="2014-02-14T11:59:00Z">
        <w:r>
          <w:rPr>
            <w:rFonts w:ascii="Times New Roman" w:hAnsi="Times New Roman" w:cs="Times New Roman"/>
            <w:sz w:val="24"/>
            <w:szCs w:val="24"/>
          </w:rPr>
          <w:t>ies</w:t>
        </w:r>
      </w:ins>
      <w:ins w:id="388" w:author="jiang" w:date="2014-02-14T11:58:00Z">
        <w:r w:rsidR="003F4419">
          <w:rPr>
            <w:rFonts w:ascii="Times New Roman" w:hAnsi="Times New Roman" w:cs="Times New Roman"/>
            <w:sz w:val="24"/>
            <w:szCs w:val="24"/>
          </w:rPr>
          <w:t xml:space="preserve"> to </w:t>
        </w:r>
      </w:ins>
      <w:ins w:id="389" w:author="jiang" w:date="2014-02-14T12:03:00Z">
        <w:r w:rsidR="003F4419">
          <w:rPr>
            <w:rFonts w:ascii="Times New Roman" w:hAnsi="Times New Roman" w:cs="Times New Roman"/>
            <w:sz w:val="24"/>
            <w:szCs w:val="24"/>
          </w:rPr>
          <w:t xml:space="preserve">store different </w:t>
        </w:r>
      </w:ins>
      <w:ins w:id="390" w:author="jiang" w:date="2014-02-14T11:59:00Z">
        <w:r>
          <w:rPr>
            <w:rFonts w:ascii="Times New Roman" w:hAnsi="Times New Roman" w:cs="Times New Roman"/>
            <w:sz w:val="24"/>
            <w:szCs w:val="24"/>
          </w:rPr>
          <w:t>year</w:t>
        </w:r>
      </w:ins>
      <w:ins w:id="391" w:author="jiang" w:date="2014-02-14T12:03:00Z">
        <w:r w:rsidR="003F4419">
          <w:rPr>
            <w:rFonts w:ascii="Times New Roman" w:hAnsi="Times New Roman" w:cs="Times New Roman"/>
            <w:sz w:val="24"/>
            <w:szCs w:val="24"/>
          </w:rPr>
          <w:t>s</w:t>
        </w:r>
      </w:ins>
      <w:ins w:id="392" w:author="jiang" w:date="2014-02-14T11:59:00Z">
        <w:r>
          <w:rPr>
            <w:rFonts w:ascii="Times New Roman" w:hAnsi="Times New Roman" w:cs="Times New Roman"/>
            <w:sz w:val="24"/>
            <w:szCs w:val="24"/>
          </w:rPr>
          <w:t xml:space="preserve"> of data.</w:t>
        </w:r>
        <w:r w:rsidR="003F4419">
          <w:rPr>
            <w:rFonts w:ascii="Times New Roman" w:hAnsi="Times New Roman" w:cs="Times New Roman"/>
            <w:sz w:val="24"/>
            <w:szCs w:val="24"/>
          </w:rPr>
          <w:t xml:space="preserve"> For example, year 2009 data are store in 2009 subdirectory.</w:t>
        </w:r>
      </w:ins>
      <w:ins w:id="393" w:author="jiang" w:date="2014-02-14T11:57:00Z">
        <w:r>
          <w:rPr>
            <w:rFonts w:ascii="Times New Roman" w:hAnsi="Times New Roman" w:cs="Times New Roman"/>
            <w:sz w:val="24"/>
            <w:szCs w:val="24"/>
          </w:rPr>
          <w:t xml:space="preserve"> </w:t>
        </w:r>
      </w:ins>
    </w:p>
    <w:p w14:paraId="78CD7902" w14:textId="6956E215" w:rsidR="00227275" w:rsidRPr="005701AC" w:rsidRDefault="00227275" w:rsidP="005701AC">
      <w:pPr>
        <w:rPr>
          <w:rFonts w:cs="Times New Roman"/>
          <w:b/>
          <w:rPrChange w:id="394" w:author="jiang" w:date="2014-02-14T12:29:00Z">
            <w:rPr>
              <w:rFonts w:cs="Times New Roman"/>
            </w:rPr>
          </w:rPrChange>
        </w:rPr>
        <w:pPrChange w:id="395" w:author="jiang" w:date="2014-02-14T12:29:00Z">
          <w:pPr/>
        </w:pPrChange>
      </w:pPr>
      <w:r w:rsidRPr="003E6CF6">
        <w:rPr>
          <w:rFonts w:cs="Times New Roman"/>
        </w:rPr>
        <w:t xml:space="preserve">     </w:t>
      </w:r>
      <w:ins w:id="396" w:author="jiang" w:date="2014-02-14T12:29:00Z">
        <w:r w:rsidR="005701AC">
          <w:rPr>
            <w:rFonts w:cs="Times New Roman"/>
            <w:b/>
            <w:rPrChange w:id="397" w:author="jiang" w:date="2014-02-14T12:29:00Z">
              <w:rPr>
                <w:rFonts w:cs="Times New Roman"/>
                <w:b/>
              </w:rPr>
            </w:rPrChange>
          </w:rPr>
          <w:t>Use</w:t>
        </w:r>
      </w:ins>
      <w:del w:id="398" w:author="jiang" w:date="2014-02-14T12:29:00Z">
        <w:r w:rsidR="00775A00" w:rsidRPr="005701AC" w:rsidDel="005701AC">
          <w:rPr>
            <w:rFonts w:cs="Times New Roman"/>
            <w:b/>
            <w:rPrChange w:id="399" w:author="jiang" w:date="2014-02-14T12:29:00Z">
              <w:rPr>
                <w:rFonts w:cs="Times New Roman"/>
              </w:rPr>
            </w:rPrChange>
          </w:rPr>
          <w:delText>Execution of</w:delText>
        </w:r>
        <w:r w:rsidRPr="005701AC" w:rsidDel="005701AC">
          <w:rPr>
            <w:rFonts w:cs="Times New Roman"/>
            <w:b/>
            <w:rPrChange w:id="400" w:author="jiang" w:date="2014-02-14T12:29:00Z">
              <w:rPr>
                <w:rFonts w:cs="Times New Roman"/>
              </w:rPr>
            </w:rPrChange>
          </w:rPr>
          <w:delText xml:space="preserve"> the application</w:delText>
        </w:r>
      </w:del>
    </w:p>
    <w:p w14:paraId="7DA83EA1" w14:textId="77777777" w:rsidR="003317BF" w:rsidRPr="00227275" w:rsidRDefault="003317BF" w:rsidP="00227275">
      <w:pPr>
        <w:rPr>
          <w:rFonts w:cs="Times New Roman"/>
        </w:rPr>
      </w:pPr>
    </w:p>
    <w:p w14:paraId="3A779EE6" w14:textId="1661707E" w:rsidR="00FF68B0" w:rsidRDefault="00064024">
      <w:pPr>
        <w:pStyle w:val="Standard"/>
        <w:autoSpaceDE w:val="0"/>
        <w:jc w:val="both"/>
        <w:rPr>
          <w:rFonts w:eastAsia="Calibri, Calibri" w:cs="Calibri, Calibri"/>
          <w:color w:val="000000"/>
          <w:lang w:val="en-US"/>
        </w:rPr>
      </w:pPr>
      <w:r>
        <w:rPr>
          <w:rFonts w:eastAsia="Calibri, Calibri" w:cs="Calibri, Calibri"/>
          <w:color w:val="000000"/>
          <w:lang w:val="en-US"/>
        </w:rPr>
        <w:t xml:space="preserve">       </w:t>
      </w:r>
      <w:r w:rsidR="003317BF">
        <w:rPr>
          <w:rFonts w:eastAsia="Calibri, Calibri" w:cs="Calibri, Calibri"/>
          <w:color w:val="000000"/>
          <w:lang w:val="en-US"/>
        </w:rPr>
        <w:tab/>
      </w:r>
      <w:r w:rsidR="00775A00">
        <w:rPr>
          <w:rFonts w:eastAsia="Calibri, Calibri" w:cs="Calibri, Calibri"/>
          <w:color w:val="000000"/>
          <w:lang w:val="en-US"/>
        </w:rPr>
        <w:t xml:space="preserve">There are </w:t>
      </w:r>
      <w:r>
        <w:rPr>
          <w:rFonts w:eastAsia="Calibri, Calibri" w:cs="Calibri, Calibri"/>
          <w:color w:val="000000"/>
          <w:lang w:val="en-US"/>
        </w:rPr>
        <w:t xml:space="preserve">two options </w:t>
      </w:r>
      <w:r w:rsidR="00A72594">
        <w:rPr>
          <w:rFonts w:eastAsia="Calibri, Calibri" w:cs="Calibri, Calibri"/>
          <w:color w:val="000000"/>
          <w:lang w:val="en-US"/>
        </w:rPr>
        <w:t>for</w:t>
      </w:r>
      <w:r w:rsidR="00775A00">
        <w:rPr>
          <w:rFonts w:eastAsia="Calibri, Calibri" w:cs="Calibri, Calibri"/>
          <w:color w:val="000000"/>
          <w:lang w:val="en-US"/>
        </w:rPr>
        <w:t xml:space="preserve"> run</w:t>
      </w:r>
      <w:r w:rsidR="00A72594">
        <w:rPr>
          <w:rFonts w:eastAsia="Calibri, Calibri" w:cs="Calibri, Calibri"/>
          <w:color w:val="000000"/>
          <w:lang w:val="en-US"/>
        </w:rPr>
        <w:t>ning</w:t>
      </w:r>
      <w:r w:rsidR="00775A00">
        <w:rPr>
          <w:rFonts w:eastAsia="Calibri, Calibri" w:cs="Calibri, Calibri"/>
          <w:color w:val="000000"/>
          <w:lang w:val="en-US"/>
        </w:rPr>
        <w:t xml:space="preserve"> the application. </w:t>
      </w:r>
      <w:r w:rsidR="00A72594">
        <w:rPr>
          <w:rFonts w:eastAsia="Calibri, Calibri" w:cs="Calibri, Calibri"/>
          <w:color w:val="000000"/>
          <w:lang w:val="en-US"/>
        </w:rPr>
        <w:t>The first is to run it</w:t>
      </w:r>
      <w:r w:rsidR="00775A00">
        <w:rPr>
          <w:rFonts w:eastAsia="Calibri, Calibri" w:cs="Calibri, Calibri"/>
          <w:color w:val="000000"/>
          <w:lang w:val="en-US"/>
        </w:rPr>
        <w:t xml:space="preserve"> in batch mode</w:t>
      </w:r>
      <w:r w:rsidR="00A72594">
        <w:rPr>
          <w:rFonts w:eastAsia="Calibri, Calibri" w:cs="Calibri, Calibri"/>
          <w:color w:val="000000"/>
          <w:lang w:val="en-US"/>
        </w:rPr>
        <w:t xml:space="preserve"> and the second</w:t>
      </w:r>
      <w:r>
        <w:rPr>
          <w:rFonts w:eastAsia="Calibri, Calibri" w:cs="Calibri, Calibri"/>
          <w:color w:val="000000"/>
          <w:lang w:val="en-US"/>
        </w:rPr>
        <w:t xml:space="preserve"> is</w:t>
      </w:r>
      <w:r w:rsidR="00A72594">
        <w:rPr>
          <w:rFonts w:eastAsia="Calibri, Calibri" w:cs="Calibri, Calibri"/>
          <w:color w:val="000000"/>
          <w:lang w:val="en-US"/>
        </w:rPr>
        <w:t xml:space="preserve"> to</w:t>
      </w:r>
      <w:r>
        <w:rPr>
          <w:rFonts w:eastAsia="Calibri, Calibri" w:cs="Calibri, Calibri"/>
          <w:color w:val="000000"/>
          <w:lang w:val="en-US"/>
        </w:rPr>
        <w:t xml:space="preserve"> run the application step by step.</w:t>
      </w:r>
    </w:p>
    <w:p w14:paraId="1A17B380" w14:textId="77777777" w:rsidR="00064024" w:rsidRDefault="00064024">
      <w:pPr>
        <w:pStyle w:val="Standard"/>
        <w:autoSpaceDE w:val="0"/>
        <w:jc w:val="both"/>
        <w:rPr>
          <w:rFonts w:eastAsia="Calibri, Calibri" w:cs="Calibri, Calibri"/>
          <w:color w:val="000000"/>
          <w:lang w:val="en-US"/>
        </w:rPr>
      </w:pPr>
    </w:p>
    <w:p w14:paraId="1A4DF617" w14:textId="77777777" w:rsidR="00064024" w:rsidRDefault="00775A00" w:rsidP="00064024">
      <w:pPr>
        <w:pStyle w:val="Standard"/>
        <w:numPr>
          <w:ilvl w:val="0"/>
          <w:numId w:val="3"/>
        </w:numPr>
        <w:autoSpaceDE w:val="0"/>
        <w:jc w:val="both"/>
        <w:rPr>
          <w:rFonts w:eastAsia="Calibri, Calibri" w:cs="Calibri, Calibri"/>
          <w:color w:val="000000"/>
          <w:lang w:val="en-US"/>
        </w:rPr>
      </w:pPr>
      <w:r>
        <w:rPr>
          <w:rFonts w:eastAsia="Calibri, Calibri" w:cs="Calibri, Calibri"/>
          <w:color w:val="000000"/>
          <w:lang w:val="en-US"/>
        </w:rPr>
        <w:t>R</w:t>
      </w:r>
      <w:r w:rsidR="00064024">
        <w:rPr>
          <w:rFonts w:eastAsia="Calibri, Calibri" w:cs="Calibri, Calibri"/>
          <w:color w:val="000000"/>
          <w:lang w:val="en-US"/>
        </w:rPr>
        <w:t>un the application</w:t>
      </w:r>
      <w:r>
        <w:rPr>
          <w:rFonts w:eastAsia="Calibri, Calibri" w:cs="Calibri, Calibri"/>
          <w:color w:val="000000"/>
          <w:lang w:val="en-US"/>
        </w:rPr>
        <w:t xml:space="preserve"> in batch mode</w:t>
      </w:r>
    </w:p>
    <w:p w14:paraId="3BE699DC" w14:textId="77777777" w:rsidR="00227275" w:rsidRDefault="00064024" w:rsidP="00064024">
      <w:pPr>
        <w:pStyle w:val="Standard"/>
        <w:autoSpaceDE w:val="0"/>
        <w:ind w:left="720"/>
        <w:jc w:val="both"/>
        <w:rPr>
          <w:rFonts w:eastAsia="Calibri, Calibri" w:cs="Calibri, Calibri"/>
          <w:color w:val="000000"/>
          <w:lang w:val="en-US"/>
        </w:rPr>
      </w:pPr>
      <w:r>
        <w:rPr>
          <w:rFonts w:eastAsia="Calibri, Calibri" w:cs="Calibri, Calibri"/>
          <w:color w:val="000000"/>
          <w:lang w:val="en-US"/>
        </w:rPr>
        <w:lastRenderedPageBreak/>
        <w:t xml:space="preserve">  </w:t>
      </w:r>
    </w:p>
    <w:p w14:paraId="18A96E08" w14:textId="7E591EDC" w:rsidR="00227275" w:rsidRDefault="00227275" w:rsidP="00064024">
      <w:pPr>
        <w:pStyle w:val="Standard"/>
        <w:autoSpaceDE w:val="0"/>
        <w:jc w:val="both"/>
        <w:rPr>
          <w:rFonts w:eastAsia="Calibri, Calibri" w:cs="Calibri, Calibri"/>
          <w:color w:val="000000"/>
          <w:lang w:val="en-US"/>
        </w:rPr>
      </w:pPr>
      <w:r>
        <w:rPr>
          <w:rFonts w:eastAsia="Calibri, Calibri" w:cs="Calibri, Calibri"/>
          <w:color w:val="000000"/>
          <w:lang w:val="en-US"/>
        </w:rPr>
        <w:t xml:space="preserve">   </w:t>
      </w:r>
      <w:r w:rsidR="00064024">
        <w:rPr>
          <w:rFonts w:eastAsia="Calibri, Calibri" w:cs="Calibri, Calibri"/>
          <w:color w:val="000000"/>
          <w:lang w:val="en-US"/>
        </w:rPr>
        <w:t xml:space="preserve">         &gt;</w:t>
      </w:r>
      <w:r w:rsidR="00CF5834">
        <w:rPr>
          <w:rFonts w:eastAsia="Calibri, Calibri" w:cs="Calibri, Calibri"/>
          <w:color w:val="000000"/>
          <w:lang w:val="en-US"/>
        </w:rPr>
        <w:t>cd $HOME/</w:t>
      </w:r>
      <w:proofErr w:type="spellStart"/>
      <w:ins w:id="401" w:author="jiang" w:date="2014-02-14T11:53:00Z">
        <w:r w:rsidR="00566497">
          <w:rPr>
            <w:rFonts w:eastAsia="Calibri, Calibri" w:cs="Calibri, Calibri"/>
            <w:color w:val="000000"/>
            <w:lang w:val="en-US"/>
          </w:rPr>
          <w:t>avhrr</w:t>
        </w:r>
      </w:ins>
      <w:del w:id="402" w:author="jiang" w:date="2014-02-14T11:53:00Z">
        <w:r w:rsidR="00CF5834" w:rsidDel="00566497">
          <w:rPr>
            <w:rFonts w:eastAsia="Calibri, Calibri" w:cs="Calibri, Calibri"/>
            <w:color w:val="000000"/>
            <w:lang w:val="en-US"/>
          </w:rPr>
          <w:delText>modis</w:delText>
        </w:r>
      </w:del>
      <w:r w:rsidR="00CF5834">
        <w:rPr>
          <w:rFonts w:eastAsia="Calibri, Calibri" w:cs="Calibri, Calibri"/>
          <w:color w:val="000000"/>
          <w:lang w:val="en-US"/>
        </w:rPr>
        <w:t>_ndvi_</w:t>
      </w:r>
      <w:r>
        <w:rPr>
          <w:rFonts w:eastAsia="Calibri, Calibri" w:cs="Calibri, Calibri"/>
          <w:color w:val="000000"/>
          <w:lang w:val="en-US"/>
        </w:rPr>
        <w:t>metrics</w:t>
      </w:r>
      <w:proofErr w:type="spellEnd"/>
      <w:r>
        <w:rPr>
          <w:rFonts w:eastAsia="Calibri, Calibri" w:cs="Calibri, Calibri"/>
          <w:color w:val="000000"/>
          <w:lang w:val="en-US"/>
        </w:rPr>
        <w:t>/scripts</w:t>
      </w:r>
    </w:p>
    <w:p w14:paraId="36EEEBF8" w14:textId="3BCCD601" w:rsidR="00227275" w:rsidRDefault="00064024"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        &gt;</w:t>
      </w:r>
      <w:r w:rsidR="00227275">
        <w:rPr>
          <w:rFonts w:eastAsia="Calibri, Calibri" w:cs="Calibri, Calibri"/>
          <w:color w:val="000000"/>
          <w:lang w:val="en-US"/>
        </w:rPr>
        <w:t>./1yr_</w:t>
      </w:r>
      <w:ins w:id="403" w:author="jiang" w:date="2014-02-14T12:05:00Z">
        <w:r w:rsidR="002C7C48">
          <w:rPr>
            <w:rFonts w:eastAsia="Calibri, Calibri" w:cs="Calibri, Calibri"/>
            <w:color w:val="000000"/>
            <w:lang w:val="en-US"/>
          </w:rPr>
          <w:t>avhrr</w:t>
        </w:r>
      </w:ins>
      <w:del w:id="404" w:author="jiang" w:date="2014-02-14T12:05:00Z">
        <w:r w:rsidR="00227275" w:rsidDel="002C7C48">
          <w:rPr>
            <w:rFonts w:eastAsia="Calibri, Calibri" w:cs="Calibri, Calibri"/>
            <w:color w:val="000000"/>
            <w:lang w:val="en-US"/>
          </w:rPr>
          <w:delText>emodis_250</w:delText>
        </w:r>
      </w:del>
      <w:r w:rsidR="00227275">
        <w:rPr>
          <w:rFonts w:eastAsia="Calibri, Calibri" w:cs="Calibri, Calibri"/>
          <w:color w:val="000000"/>
          <w:lang w:val="en-US"/>
        </w:rPr>
        <w:t>_main_v2.bash</w:t>
      </w:r>
      <w:r>
        <w:rPr>
          <w:rFonts w:eastAsia="Calibri, Calibri" w:cs="Calibri, Calibri"/>
          <w:color w:val="000000"/>
          <w:lang w:val="en-US"/>
        </w:rPr>
        <w:t xml:space="preserve"> </w:t>
      </w:r>
      <w:proofErr w:type="spellStart"/>
      <w:r>
        <w:rPr>
          <w:rFonts w:eastAsia="Calibri, Calibri" w:cs="Calibri, Calibri"/>
          <w:color w:val="000000"/>
          <w:lang w:val="en-US"/>
        </w:rPr>
        <w:t>yyyy</w:t>
      </w:r>
      <w:proofErr w:type="spellEnd"/>
    </w:p>
    <w:p w14:paraId="06DF5261" w14:textId="77777777" w:rsidR="00064024" w:rsidRDefault="00064024" w:rsidP="00227275">
      <w:pPr>
        <w:pStyle w:val="Standard"/>
        <w:autoSpaceDE w:val="0"/>
        <w:ind w:firstLine="240"/>
        <w:jc w:val="both"/>
        <w:rPr>
          <w:rFonts w:eastAsia="Calibri, Calibri" w:cs="Calibri, Calibri"/>
          <w:color w:val="000000"/>
          <w:lang w:val="en-US"/>
        </w:rPr>
      </w:pPr>
    </w:p>
    <w:p w14:paraId="4067F914" w14:textId="77777777" w:rsidR="00064024" w:rsidRDefault="00064024" w:rsidP="003E6CF6">
      <w:pPr>
        <w:pStyle w:val="Standard"/>
        <w:autoSpaceDE w:val="0"/>
        <w:ind w:firstLine="706"/>
        <w:jc w:val="both"/>
        <w:rPr>
          <w:rFonts w:eastAsia="Calibri, Calibri" w:cs="Calibri, Calibri"/>
          <w:color w:val="000000"/>
          <w:lang w:val="en-US"/>
        </w:rPr>
      </w:pPr>
      <w:r>
        <w:rPr>
          <w:rFonts w:eastAsia="Calibri, Calibri" w:cs="Calibri, Calibri"/>
          <w:color w:val="000000"/>
          <w:lang w:val="en-US"/>
        </w:rPr>
        <w:t xml:space="preserve">The parameter </w:t>
      </w:r>
      <w:proofErr w:type="spellStart"/>
      <w:r>
        <w:rPr>
          <w:rFonts w:eastAsia="Calibri, Calibri" w:cs="Calibri, Calibri"/>
          <w:color w:val="000000"/>
          <w:lang w:val="en-US"/>
        </w:rPr>
        <w:t>yyyy</w:t>
      </w:r>
      <w:proofErr w:type="spellEnd"/>
      <w:r>
        <w:rPr>
          <w:rFonts w:eastAsia="Calibri, Calibri" w:cs="Calibri, Calibri"/>
          <w:color w:val="000000"/>
          <w:lang w:val="en-US"/>
        </w:rPr>
        <w:t xml:space="preserve"> is the year that you want to process, such as 2007. It will automatically complete all steps to produce the NDVI metrics data file and smoothed data file in the $</w:t>
      </w:r>
      <w:proofErr w:type="spellStart"/>
      <w:r>
        <w:rPr>
          <w:rFonts w:eastAsia="Calibri, Calibri" w:cs="Calibri, Calibri"/>
          <w:color w:val="000000"/>
          <w:lang w:val="en-US"/>
        </w:rPr>
        <w:t>result_dir</w:t>
      </w:r>
      <w:proofErr w:type="spellEnd"/>
      <w:r>
        <w:rPr>
          <w:rFonts w:eastAsia="Calibri, Calibri" w:cs="Calibri, Calibri"/>
          <w:color w:val="000000"/>
          <w:lang w:val="en-US"/>
        </w:rPr>
        <w:t>.</w:t>
      </w:r>
    </w:p>
    <w:p w14:paraId="6FCB43B0" w14:textId="77777777" w:rsidR="00064024" w:rsidRDefault="00064024" w:rsidP="00227275">
      <w:pPr>
        <w:pStyle w:val="Standard"/>
        <w:autoSpaceDE w:val="0"/>
        <w:ind w:firstLine="240"/>
        <w:jc w:val="both"/>
        <w:rPr>
          <w:rFonts w:eastAsia="Calibri, Calibri" w:cs="Calibri, Calibri"/>
          <w:color w:val="000000"/>
          <w:lang w:val="en-US"/>
        </w:rPr>
      </w:pPr>
    </w:p>
    <w:p w14:paraId="63F0A574" w14:textId="77777777" w:rsidR="00227275" w:rsidRDefault="00775A00" w:rsidP="003E6CF6">
      <w:pPr>
        <w:pStyle w:val="Standard"/>
        <w:numPr>
          <w:ilvl w:val="0"/>
          <w:numId w:val="3"/>
        </w:numPr>
        <w:autoSpaceDE w:val="0"/>
        <w:jc w:val="both"/>
        <w:rPr>
          <w:rFonts w:eastAsia="Calibri, Calibri" w:cs="Calibri, Calibri"/>
          <w:color w:val="000000"/>
          <w:lang w:val="en-US"/>
        </w:rPr>
      </w:pPr>
      <w:r>
        <w:rPr>
          <w:rFonts w:eastAsia="Calibri, Calibri" w:cs="Calibri, Calibri"/>
          <w:color w:val="000000"/>
          <w:lang w:val="en-US"/>
        </w:rPr>
        <w:t>R</w:t>
      </w:r>
      <w:r w:rsidR="00064024">
        <w:rPr>
          <w:rFonts w:eastAsia="Calibri, Calibri" w:cs="Calibri, Calibri"/>
          <w:color w:val="000000"/>
          <w:lang w:val="en-US"/>
        </w:rPr>
        <w:t>un the application step by step</w:t>
      </w:r>
    </w:p>
    <w:p w14:paraId="22085059" w14:textId="3C3AAA1F" w:rsidR="00775A00" w:rsidRDefault="00775A00" w:rsidP="003E6CF6">
      <w:pPr>
        <w:pStyle w:val="Standard"/>
        <w:autoSpaceDE w:val="0"/>
        <w:ind w:left="720"/>
        <w:jc w:val="both"/>
        <w:rPr>
          <w:rFonts w:eastAsia="Calibri, Calibri" w:cs="Calibri, Calibri"/>
          <w:color w:val="000000"/>
          <w:lang w:val="en-US"/>
        </w:rPr>
      </w:pPr>
      <w:r>
        <w:rPr>
          <w:rFonts w:eastAsia="Calibri, Calibri" w:cs="Calibri, Calibri"/>
          <w:color w:val="000000"/>
          <w:lang w:val="en-US"/>
        </w:rPr>
        <w:t xml:space="preserve">Assume the </w:t>
      </w:r>
      <w:ins w:id="405" w:author="jiang" w:date="2014-02-14T12:05:00Z">
        <w:r w:rsidR="002C7C48">
          <w:rPr>
            <w:rFonts w:eastAsia="Calibri, Calibri" w:cs="Calibri, Calibri"/>
            <w:color w:val="000000"/>
            <w:lang w:val="en-US"/>
          </w:rPr>
          <w:t>AVHRR</w:t>
        </w:r>
      </w:ins>
      <w:del w:id="406" w:author="jiang" w:date="2014-02-14T12:05:00Z">
        <w:r w:rsidDel="002C7C48">
          <w:rPr>
            <w:rFonts w:eastAsia="Calibri, Calibri" w:cs="Calibri, Calibri"/>
            <w:color w:val="000000"/>
            <w:lang w:val="en-US"/>
          </w:rPr>
          <w:delText>eMODIS</w:delText>
        </w:r>
      </w:del>
      <w:r>
        <w:rPr>
          <w:rFonts w:eastAsia="Calibri, Calibri" w:cs="Calibri, Calibri"/>
          <w:color w:val="000000"/>
          <w:lang w:val="en-US"/>
        </w:rPr>
        <w:t xml:space="preserve"> raw data are stored in the $</w:t>
      </w:r>
      <w:proofErr w:type="spellStart"/>
      <w:r>
        <w:rPr>
          <w:rFonts w:eastAsia="Calibri, Calibri" w:cs="Calibri, Calibri"/>
          <w:color w:val="000000"/>
          <w:lang w:val="en-US"/>
        </w:rPr>
        <w:t>rawdata_dir</w:t>
      </w:r>
      <w:proofErr w:type="spellEnd"/>
      <w:r>
        <w:rPr>
          <w:rFonts w:eastAsia="Calibri, Calibri" w:cs="Calibri, Calibri"/>
          <w:color w:val="000000"/>
          <w:lang w:val="en-US"/>
        </w:rPr>
        <w:t>/YYYY, where YYYY represents year (such as 2007).</w:t>
      </w:r>
    </w:p>
    <w:p w14:paraId="33FF2DD1" w14:textId="77777777" w:rsidR="003E6CF6" w:rsidDel="002C7C48" w:rsidRDefault="00775A00" w:rsidP="003E6CF6">
      <w:pPr>
        <w:pStyle w:val="Standard"/>
        <w:autoSpaceDE w:val="0"/>
        <w:ind w:left="720"/>
        <w:jc w:val="both"/>
        <w:rPr>
          <w:del w:id="407" w:author="jiang" w:date="2014-02-14T12:09:00Z"/>
          <w:rFonts w:eastAsia="Calibri, Calibri" w:cs="Calibri, Calibri"/>
          <w:color w:val="000000"/>
          <w:lang w:val="en-US"/>
        </w:rPr>
      </w:pPr>
      <w:r>
        <w:rPr>
          <w:rFonts w:eastAsia="Calibri, Calibri" w:cs="Calibri, Calibri"/>
          <w:color w:val="000000"/>
          <w:lang w:val="en-US"/>
        </w:rPr>
        <w:t xml:space="preserve"> </w:t>
      </w:r>
      <w:del w:id="408" w:author="jiang" w:date="2014-02-14T12:09:00Z">
        <w:r w:rsidDel="002C7C48">
          <w:rPr>
            <w:rFonts w:eastAsia="Calibri, Calibri" w:cs="Calibri, Calibri"/>
            <w:color w:val="000000"/>
            <w:lang w:val="en-US"/>
          </w:rPr>
          <w:delText xml:space="preserve"> </w:delText>
        </w:r>
      </w:del>
    </w:p>
    <w:p w14:paraId="5F8D6957" w14:textId="77777777" w:rsidR="00064024" w:rsidDel="002C7C48" w:rsidRDefault="00775A00" w:rsidP="002C7C48">
      <w:pPr>
        <w:pStyle w:val="Standard"/>
        <w:autoSpaceDE w:val="0"/>
        <w:jc w:val="both"/>
        <w:rPr>
          <w:del w:id="409" w:author="jiang" w:date="2014-02-14T12:09:00Z"/>
          <w:rFonts w:eastAsia="Calibri, Calibri" w:cs="Calibri, Calibri"/>
          <w:color w:val="000000"/>
          <w:lang w:val="en-US"/>
        </w:rPr>
        <w:pPrChange w:id="410" w:author="jiang" w:date="2014-02-14T12:09:00Z">
          <w:pPr>
            <w:pStyle w:val="Standard"/>
            <w:autoSpaceDE w:val="0"/>
            <w:ind w:firstLine="240"/>
            <w:jc w:val="both"/>
          </w:pPr>
        </w:pPrChange>
      </w:pPr>
      <w:del w:id="411" w:author="jiang" w:date="2014-02-14T12:09:00Z">
        <w:r w:rsidDel="002C7C48">
          <w:rPr>
            <w:rFonts w:eastAsia="Calibri, Calibri" w:cs="Calibri, Calibri"/>
            <w:color w:val="000000"/>
            <w:lang w:val="en-US"/>
          </w:rPr>
          <w:delText xml:space="preserve">Step1. </w:delText>
        </w:r>
        <w:r w:rsidR="00064024" w:rsidDel="002C7C48">
          <w:rPr>
            <w:rFonts w:eastAsia="Calibri, Calibri" w:cs="Calibri, Calibri"/>
            <w:color w:val="000000"/>
            <w:lang w:val="en-US"/>
          </w:rPr>
          <w:delText>unzip the raw data files</w:delText>
        </w:r>
      </w:del>
    </w:p>
    <w:p w14:paraId="4F0F1435" w14:textId="77777777" w:rsidR="00064024" w:rsidDel="002C7C48" w:rsidRDefault="00064024" w:rsidP="002C7C48">
      <w:pPr>
        <w:pStyle w:val="Standard"/>
        <w:autoSpaceDE w:val="0"/>
        <w:jc w:val="both"/>
        <w:rPr>
          <w:del w:id="412" w:author="jiang" w:date="2014-02-14T12:09:00Z"/>
          <w:rFonts w:eastAsia="Calibri, Calibri" w:cs="Calibri, Calibri"/>
          <w:color w:val="000000"/>
          <w:lang w:val="en-US"/>
        </w:rPr>
        <w:pPrChange w:id="413" w:author="jiang" w:date="2014-02-14T12:09:00Z">
          <w:pPr>
            <w:pStyle w:val="Standard"/>
            <w:autoSpaceDE w:val="0"/>
            <w:ind w:firstLine="240"/>
            <w:jc w:val="both"/>
          </w:pPr>
        </w:pPrChange>
      </w:pPr>
      <w:del w:id="414" w:author="jiang" w:date="2014-02-14T12:09:00Z">
        <w:r w:rsidDel="002C7C48">
          <w:rPr>
            <w:rFonts w:eastAsia="Calibri, Calibri" w:cs="Calibri, Calibri"/>
            <w:color w:val="000000"/>
            <w:lang w:val="en-US"/>
          </w:rPr>
          <w:delText>&gt;cd $rawdata_dir/yyyy</w:delText>
        </w:r>
      </w:del>
    </w:p>
    <w:p w14:paraId="10871AC9" w14:textId="77777777" w:rsidR="00064024" w:rsidDel="002C7C48" w:rsidRDefault="00064024" w:rsidP="002C7C48">
      <w:pPr>
        <w:pStyle w:val="Standard"/>
        <w:autoSpaceDE w:val="0"/>
        <w:jc w:val="both"/>
        <w:rPr>
          <w:del w:id="415" w:author="jiang" w:date="2014-02-14T12:09:00Z"/>
          <w:rFonts w:eastAsia="Calibri, Calibri" w:cs="Calibri, Calibri"/>
          <w:color w:val="000000"/>
          <w:lang w:val="en-US"/>
        </w:rPr>
        <w:pPrChange w:id="416" w:author="jiang" w:date="2014-02-14T12:09:00Z">
          <w:pPr>
            <w:pStyle w:val="Standard"/>
            <w:autoSpaceDE w:val="0"/>
            <w:ind w:firstLine="240"/>
            <w:jc w:val="both"/>
          </w:pPr>
        </w:pPrChange>
      </w:pPr>
      <w:del w:id="417" w:author="jiang" w:date="2014-02-14T12:09:00Z">
        <w:r w:rsidDel="002C7C48">
          <w:rPr>
            <w:rFonts w:eastAsia="Calibri, Calibri" w:cs="Calibri, Calibri"/>
            <w:color w:val="000000"/>
            <w:lang w:val="en-US"/>
          </w:rPr>
          <w:delText>&gt;gunzip *.gz</w:delText>
        </w:r>
      </w:del>
    </w:p>
    <w:p w14:paraId="2A1B4938" w14:textId="77777777" w:rsidR="006664AB" w:rsidDel="002C7C48" w:rsidRDefault="00064024" w:rsidP="002C7C48">
      <w:pPr>
        <w:pStyle w:val="Standard"/>
        <w:autoSpaceDE w:val="0"/>
        <w:jc w:val="both"/>
        <w:rPr>
          <w:del w:id="418" w:author="jiang" w:date="2014-02-14T12:09:00Z"/>
          <w:rFonts w:eastAsia="Calibri, Calibri" w:cs="Calibri, Calibri"/>
          <w:color w:val="000000"/>
          <w:lang w:val="en-US"/>
        </w:rPr>
        <w:pPrChange w:id="419" w:author="jiang" w:date="2014-02-14T12:09:00Z">
          <w:pPr>
            <w:pStyle w:val="Standard"/>
            <w:autoSpaceDE w:val="0"/>
            <w:ind w:firstLine="240"/>
            <w:jc w:val="both"/>
          </w:pPr>
        </w:pPrChange>
      </w:pPr>
      <w:del w:id="420" w:author="jiang" w:date="2014-02-14T12:09:00Z">
        <w:r w:rsidDel="002C7C48">
          <w:rPr>
            <w:rFonts w:eastAsia="Calibri, Calibri" w:cs="Calibri, Calibri"/>
            <w:color w:val="000000"/>
            <w:lang w:val="en-US"/>
          </w:rPr>
          <w:delText>&gt;ls $PWD/*NDVI*&gt;yyyy_</w:delText>
        </w:r>
        <w:r w:rsidR="006664AB" w:rsidDel="002C7C48">
          <w:rPr>
            <w:rFonts w:eastAsia="Calibri, Calibri" w:cs="Calibri, Calibri"/>
            <w:color w:val="000000"/>
            <w:lang w:val="en-US"/>
          </w:rPr>
          <w:delText>flist_ndvi</w:delText>
        </w:r>
      </w:del>
    </w:p>
    <w:p w14:paraId="73D4A5A8" w14:textId="77777777" w:rsidR="006664AB" w:rsidRDefault="006664AB" w:rsidP="002C7C48">
      <w:pPr>
        <w:pStyle w:val="Standard"/>
        <w:autoSpaceDE w:val="0"/>
        <w:ind w:left="720"/>
        <w:jc w:val="both"/>
        <w:rPr>
          <w:rFonts w:eastAsia="Calibri, Calibri" w:cs="Calibri, Calibri"/>
          <w:color w:val="000000"/>
          <w:lang w:val="en-US"/>
        </w:rPr>
        <w:pPrChange w:id="421" w:author="jiang" w:date="2014-02-14T12:09:00Z">
          <w:pPr>
            <w:pStyle w:val="Standard"/>
            <w:autoSpaceDE w:val="0"/>
            <w:ind w:firstLine="240"/>
            <w:jc w:val="both"/>
          </w:pPr>
        </w:pPrChange>
      </w:pPr>
      <w:del w:id="422" w:author="jiang" w:date="2014-02-14T12:09:00Z">
        <w:r w:rsidDel="002C7C48">
          <w:rPr>
            <w:rFonts w:eastAsia="Calibri, Calibri" w:cs="Calibri, Calibri"/>
            <w:color w:val="000000"/>
            <w:lang w:val="en-US"/>
          </w:rPr>
          <w:delText>&gt;ls $PWD/*QUAL*&gt;yyyy_flist_bq</w:delText>
        </w:r>
      </w:del>
    </w:p>
    <w:p w14:paraId="3FE426B3" w14:textId="77777777" w:rsidR="00064024" w:rsidRDefault="00064024"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 </w:t>
      </w:r>
    </w:p>
    <w:p w14:paraId="2EAD86DB" w14:textId="078E0EEA" w:rsidR="00064024" w:rsidRDefault="00775A00"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Step</w:t>
      </w:r>
      <w:ins w:id="423" w:author="jiang" w:date="2014-02-14T12:09:00Z">
        <w:r w:rsidR="002C7C48">
          <w:rPr>
            <w:rFonts w:eastAsia="Calibri, Calibri" w:cs="Calibri, Calibri"/>
            <w:color w:val="000000"/>
            <w:lang w:val="en-US"/>
          </w:rPr>
          <w:t>1</w:t>
        </w:r>
      </w:ins>
      <w:del w:id="424" w:author="jiang" w:date="2014-02-14T12:09:00Z">
        <w:r w:rsidDel="002C7C48">
          <w:rPr>
            <w:rFonts w:eastAsia="Calibri, Calibri" w:cs="Calibri, Calibri"/>
            <w:color w:val="000000"/>
            <w:lang w:val="en-US"/>
          </w:rPr>
          <w:delText>2</w:delText>
        </w:r>
      </w:del>
      <w:r>
        <w:rPr>
          <w:rFonts w:eastAsia="Calibri, Calibri" w:cs="Calibri, Calibri"/>
          <w:color w:val="000000"/>
          <w:lang w:val="en-US"/>
        </w:rPr>
        <w:t xml:space="preserve">. </w:t>
      </w:r>
      <w:proofErr w:type="gramStart"/>
      <w:ins w:id="425" w:author="jiang" w:date="2014-02-14T12:10:00Z">
        <w:r w:rsidR="00500614">
          <w:rPr>
            <w:rFonts w:eastAsia="Calibri, Calibri" w:cs="Calibri, Calibri"/>
            <w:color w:val="000000"/>
            <w:lang w:val="en-US"/>
          </w:rPr>
          <w:t>produce</w:t>
        </w:r>
      </w:ins>
      <w:proofErr w:type="gramEnd"/>
      <w:del w:id="426" w:author="jiang" w:date="2014-02-14T12:10:00Z">
        <w:r w:rsidR="00064024" w:rsidDel="00500614">
          <w:rPr>
            <w:rFonts w:eastAsia="Calibri, Calibri" w:cs="Calibri, Calibri"/>
            <w:color w:val="000000"/>
            <w:lang w:val="en-US"/>
          </w:rPr>
          <w:delText>create</w:delText>
        </w:r>
      </w:del>
      <w:r w:rsidR="00064024">
        <w:rPr>
          <w:rFonts w:eastAsia="Calibri, Calibri" w:cs="Calibri, Calibri"/>
          <w:color w:val="000000"/>
          <w:lang w:val="en-US"/>
        </w:rPr>
        <w:t xml:space="preserve"> </w:t>
      </w:r>
      <w:proofErr w:type="spellStart"/>
      <w:r w:rsidR="00064024">
        <w:rPr>
          <w:rFonts w:eastAsia="Calibri, Calibri" w:cs="Calibri, Calibri"/>
          <w:color w:val="000000"/>
          <w:lang w:val="en-US"/>
        </w:rPr>
        <w:t>ndvi</w:t>
      </w:r>
      <w:proofErr w:type="spellEnd"/>
      <w:ins w:id="427" w:author="jiang" w:date="2014-02-14T12:09:00Z">
        <w:r w:rsidR="002C7C48">
          <w:rPr>
            <w:rFonts w:eastAsia="Calibri, Calibri" w:cs="Calibri, Calibri"/>
            <w:color w:val="000000"/>
            <w:lang w:val="en-US"/>
          </w:rPr>
          <w:t xml:space="preserve">, </w:t>
        </w:r>
      </w:ins>
      <w:ins w:id="428" w:author="jiang" w:date="2014-02-14T12:10:00Z">
        <w:r w:rsidR="002C7C48">
          <w:rPr>
            <w:rFonts w:eastAsia="Calibri, Calibri" w:cs="Calibri, Calibri"/>
            <w:color w:val="000000"/>
            <w:lang w:val="en-US"/>
          </w:rPr>
          <w:t>quality</w:t>
        </w:r>
      </w:ins>
      <w:ins w:id="429" w:author="jiang" w:date="2014-02-14T12:09:00Z">
        <w:r w:rsidR="002C7C48">
          <w:rPr>
            <w:rFonts w:eastAsia="Calibri, Calibri" w:cs="Calibri, Calibri"/>
            <w:color w:val="000000"/>
            <w:lang w:val="en-US"/>
          </w:rPr>
          <w:t>, and cl</w:t>
        </w:r>
      </w:ins>
      <w:ins w:id="430" w:author="jiang" w:date="2014-02-14T12:10:00Z">
        <w:r w:rsidR="00500614">
          <w:rPr>
            <w:rFonts w:eastAsia="Calibri, Calibri" w:cs="Calibri, Calibri"/>
            <w:color w:val="000000"/>
            <w:lang w:val="en-US"/>
          </w:rPr>
          <w:t>ou</w:t>
        </w:r>
      </w:ins>
      <w:ins w:id="431" w:author="jiang" w:date="2014-02-14T12:09:00Z">
        <w:r w:rsidR="002C7C48">
          <w:rPr>
            <w:rFonts w:eastAsia="Calibri, Calibri" w:cs="Calibri, Calibri"/>
            <w:color w:val="000000"/>
            <w:lang w:val="en-US"/>
          </w:rPr>
          <w:t>d</w:t>
        </w:r>
      </w:ins>
      <w:ins w:id="432" w:author="jiang" w:date="2014-02-14T12:10:00Z">
        <w:r w:rsidR="00500614">
          <w:rPr>
            <w:rFonts w:eastAsia="Calibri, Calibri" w:cs="Calibri, Calibri"/>
            <w:color w:val="000000"/>
            <w:lang w:val="en-US"/>
          </w:rPr>
          <w:t xml:space="preserve"> </w:t>
        </w:r>
      </w:ins>
      <w:ins w:id="433" w:author="jiang" w:date="2014-02-14T12:09:00Z">
        <w:r w:rsidR="002C7C48">
          <w:rPr>
            <w:rFonts w:eastAsia="Calibri, Calibri" w:cs="Calibri, Calibri"/>
            <w:color w:val="000000"/>
            <w:lang w:val="en-US"/>
          </w:rPr>
          <w:t>m</w:t>
        </w:r>
      </w:ins>
      <w:ins w:id="434" w:author="jiang" w:date="2014-02-14T12:10:00Z">
        <w:r w:rsidR="00500614">
          <w:rPr>
            <w:rFonts w:eastAsia="Calibri, Calibri" w:cs="Calibri, Calibri"/>
            <w:color w:val="000000"/>
            <w:lang w:val="en-US"/>
          </w:rPr>
          <w:t>a</w:t>
        </w:r>
      </w:ins>
      <w:ins w:id="435" w:author="jiang" w:date="2014-02-14T12:09:00Z">
        <w:r w:rsidR="002C7C48">
          <w:rPr>
            <w:rFonts w:eastAsia="Calibri, Calibri" w:cs="Calibri, Calibri"/>
            <w:color w:val="000000"/>
            <w:lang w:val="en-US"/>
          </w:rPr>
          <w:t>sk file lists</w:t>
        </w:r>
      </w:ins>
      <w:del w:id="436" w:author="jiang" w:date="2014-02-14T12:09:00Z">
        <w:r w:rsidR="00064024" w:rsidDel="002C7C48">
          <w:rPr>
            <w:rFonts w:eastAsia="Calibri, Calibri" w:cs="Calibri, Calibri"/>
            <w:color w:val="000000"/>
            <w:lang w:val="en-US"/>
          </w:rPr>
          <w:delText xml:space="preserve"> file list and quality file list</w:delText>
        </w:r>
      </w:del>
      <w:r w:rsidR="00064024">
        <w:rPr>
          <w:rFonts w:eastAsia="Calibri, Calibri" w:cs="Calibri, Calibri"/>
          <w:color w:val="000000"/>
          <w:lang w:val="en-US"/>
        </w:rPr>
        <w:t>.</w:t>
      </w:r>
    </w:p>
    <w:p w14:paraId="521B53A1" w14:textId="22E6A26C" w:rsidR="006664AB"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&gt;./1yr_</w:t>
      </w:r>
      <w:ins w:id="437" w:author="jiang" w:date="2014-02-14T12:10:00Z">
        <w:r w:rsidR="00500614">
          <w:rPr>
            <w:rFonts w:eastAsia="Calibri, Calibri" w:cs="Calibri, Calibri"/>
            <w:color w:val="000000"/>
            <w:lang w:val="en-US"/>
          </w:rPr>
          <w:t>avhrr</w:t>
        </w:r>
      </w:ins>
      <w:del w:id="438" w:author="jiang" w:date="2014-02-14T12:10:00Z">
        <w:r w:rsidDel="00500614">
          <w:rPr>
            <w:rFonts w:eastAsia="Calibri, Calibri" w:cs="Calibri, Calibri"/>
            <w:color w:val="000000"/>
            <w:lang w:val="en-US"/>
          </w:rPr>
          <w:delText>emodis_250</w:delText>
        </w:r>
      </w:del>
      <w:r>
        <w:rPr>
          <w:rFonts w:eastAsia="Calibri, Calibri" w:cs="Calibri, Calibri"/>
          <w:color w:val="000000"/>
          <w:lang w:val="en-US"/>
        </w:rPr>
        <w:t xml:space="preserve">_flist.bash </w:t>
      </w:r>
      <w:proofErr w:type="spellStart"/>
      <w:ins w:id="439" w:author="jiang" w:date="2014-02-14T12:11:00Z">
        <w:r w:rsidR="00500614">
          <w:rPr>
            <w:rFonts w:eastAsia="Calibri, Calibri" w:cs="Calibri, Calibri"/>
            <w:color w:val="000000"/>
            <w:lang w:val="en-US"/>
          </w:rPr>
          <w:t>avhrr</w:t>
        </w:r>
      </w:ins>
      <w:del w:id="440" w:author="jiang" w:date="2014-02-14T12:11:00Z">
        <w:r w:rsidDel="00500614">
          <w:rPr>
            <w:rFonts w:eastAsia="Calibri, Calibri" w:cs="Calibri, Calibri"/>
            <w:color w:val="000000"/>
            <w:lang w:val="en-US"/>
          </w:rPr>
          <w:delText>unzipped</w:delText>
        </w:r>
      </w:del>
      <w:r>
        <w:rPr>
          <w:rFonts w:eastAsia="Calibri, Calibri" w:cs="Calibri, Calibri"/>
          <w:color w:val="000000"/>
          <w:lang w:val="en-US"/>
        </w:rPr>
        <w:t>_</w:t>
      </w:r>
      <w:ins w:id="441" w:author="jiang" w:date="2014-02-14T12:11:00Z">
        <w:r w:rsidR="00500614">
          <w:rPr>
            <w:rFonts w:eastAsia="Calibri, Calibri" w:cs="Calibri, Calibri"/>
            <w:color w:val="000000"/>
            <w:lang w:val="en-US"/>
          </w:rPr>
          <w:t>raw_</w:t>
        </w:r>
      </w:ins>
      <w:r>
        <w:rPr>
          <w:rFonts w:eastAsia="Calibri, Calibri" w:cs="Calibri, Calibri"/>
          <w:color w:val="000000"/>
          <w:lang w:val="en-US"/>
        </w:rPr>
        <w:t>data_file_</w:t>
      </w:r>
      <w:ins w:id="442" w:author="jiang" w:date="2014-02-14T12:11:00Z">
        <w:r w:rsidR="00500614">
          <w:rPr>
            <w:rFonts w:eastAsia="Calibri, Calibri" w:cs="Calibri, Calibri"/>
            <w:color w:val="000000"/>
            <w:lang w:val="en-US"/>
          </w:rPr>
          <w:t>main_</w:t>
        </w:r>
      </w:ins>
      <w:r>
        <w:rPr>
          <w:rFonts w:eastAsia="Calibri, Calibri" w:cs="Calibri, Calibri"/>
          <w:color w:val="000000"/>
          <w:lang w:val="en-US"/>
        </w:rPr>
        <w:t>dir</w:t>
      </w:r>
      <w:proofErr w:type="spellEnd"/>
      <w:r>
        <w:rPr>
          <w:rFonts w:eastAsia="Calibri, Calibri" w:cs="Calibri, Calibri"/>
          <w:color w:val="000000"/>
          <w:lang w:val="en-US"/>
        </w:rPr>
        <w:t>, year</w:t>
      </w:r>
    </w:p>
    <w:p w14:paraId="7D6419AE" w14:textId="77777777" w:rsidR="002C04A3" w:rsidRDefault="002C04A3" w:rsidP="00227275">
      <w:pPr>
        <w:pStyle w:val="Standard"/>
        <w:autoSpaceDE w:val="0"/>
        <w:ind w:firstLine="240"/>
        <w:jc w:val="both"/>
        <w:rPr>
          <w:rFonts w:eastAsia="Calibri, Calibri" w:cs="Calibri, Calibri"/>
          <w:color w:val="000000"/>
          <w:lang w:val="en-US"/>
        </w:rPr>
      </w:pPr>
    </w:p>
    <w:p w14:paraId="043A3262" w14:textId="1028DD72" w:rsidR="00064024" w:rsidRDefault="00775A00"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Step</w:t>
      </w:r>
      <w:ins w:id="443" w:author="jiang" w:date="2014-02-14T12:20:00Z">
        <w:r w:rsidR="00032CB6">
          <w:rPr>
            <w:rFonts w:eastAsia="Calibri, Calibri" w:cs="Calibri, Calibri"/>
            <w:color w:val="000000"/>
            <w:lang w:val="en-US"/>
          </w:rPr>
          <w:t>2</w:t>
        </w:r>
      </w:ins>
      <w:del w:id="444" w:author="jiang" w:date="2014-02-14T12:20:00Z">
        <w:r w:rsidDel="00032CB6">
          <w:rPr>
            <w:rFonts w:eastAsia="Calibri, Calibri" w:cs="Calibri, Calibri"/>
            <w:color w:val="000000"/>
            <w:lang w:val="en-US"/>
          </w:rPr>
          <w:delText>3</w:delText>
        </w:r>
      </w:del>
      <w:r>
        <w:rPr>
          <w:rFonts w:eastAsia="Calibri, Calibri" w:cs="Calibri, Calibri"/>
          <w:color w:val="000000"/>
          <w:lang w:val="en-US"/>
        </w:rPr>
        <w:t xml:space="preserve">. </w:t>
      </w:r>
      <w:proofErr w:type="gramStart"/>
      <w:r w:rsidR="003E6CF6">
        <w:rPr>
          <w:rFonts w:eastAsia="Calibri, Calibri" w:cs="Calibri, Calibri"/>
          <w:color w:val="000000"/>
          <w:lang w:val="en-US"/>
        </w:rPr>
        <w:t>s</w:t>
      </w:r>
      <w:r w:rsidR="00064024">
        <w:rPr>
          <w:rFonts w:eastAsia="Calibri, Calibri" w:cs="Calibri, Calibri"/>
          <w:color w:val="000000"/>
          <w:lang w:val="en-US"/>
        </w:rPr>
        <w:t>tack</w:t>
      </w:r>
      <w:proofErr w:type="gramEnd"/>
      <w:r w:rsidR="00064024">
        <w:rPr>
          <w:rFonts w:eastAsia="Calibri, Calibri" w:cs="Calibri, Calibri"/>
          <w:color w:val="000000"/>
          <w:lang w:val="en-US"/>
        </w:rPr>
        <w:t xml:space="preserve"> the one-year data</w:t>
      </w:r>
    </w:p>
    <w:p w14:paraId="47AB8AFB" w14:textId="4AB187CE" w:rsidR="002C04A3"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&gt;./1yr_</w:t>
      </w:r>
      <w:ins w:id="445" w:author="jiang" w:date="2014-02-14T12:12:00Z">
        <w:r w:rsidR="00500614">
          <w:rPr>
            <w:rFonts w:eastAsia="Calibri, Calibri" w:cs="Calibri, Calibri"/>
            <w:color w:val="000000"/>
            <w:lang w:val="en-US"/>
          </w:rPr>
          <w:t>avhrr</w:t>
        </w:r>
      </w:ins>
      <w:del w:id="446" w:author="jiang" w:date="2014-02-14T12:12:00Z">
        <w:r w:rsidDel="00500614">
          <w:rPr>
            <w:rFonts w:eastAsia="Calibri, Calibri" w:cs="Calibri, Calibri"/>
            <w:color w:val="000000"/>
            <w:lang w:val="en-US"/>
          </w:rPr>
          <w:delText>emodis_250</w:delText>
        </w:r>
      </w:del>
      <w:r>
        <w:rPr>
          <w:rFonts w:eastAsia="Calibri, Calibri" w:cs="Calibri, Calibri"/>
          <w:color w:val="000000"/>
          <w:lang w:val="en-US"/>
        </w:rPr>
        <w:t xml:space="preserve">_stack_v2.bash </w:t>
      </w:r>
      <w:proofErr w:type="spellStart"/>
      <w:r>
        <w:rPr>
          <w:rFonts w:eastAsia="Calibri, Calibri" w:cs="Calibri, Calibri"/>
          <w:color w:val="000000"/>
          <w:lang w:val="en-US"/>
        </w:rPr>
        <w:t>flist_ndvi</w:t>
      </w:r>
      <w:proofErr w:type="spellEnd"/>
      <w:r>
        <w:rPr>
          <w:rFonts w:eastAsia="Calibri, Calibri" w:cs="Calibri, Calibri"/>
          <w:color w:val="000000"/>
          <w:lang w:val="en-US"/>
        </w:rPr>
        <w:t>,</w:t>
      </w:r>
      <w:ins w:id="447" w:author="jiang" w:date="2014-02-14T12:12:00Z">
        <w:r w:rsidR="00500614">
          <w:rPr>
            <w:rFonts w:eastAsia="Calibri, Calibri" w:cs="Calibri, Calibri"/>
            <w:color w:val="000000"/>
            <w:lang w:val="en-US"/>
          </w:rPr>
          <w:t xml:space="preserve"> </w:t>
        </w:r>
      </w:ins>
      <w:proofErr w:type="spellStart"/>
      <w:r>
        <w:rPr>
          <w:rFonts w:eastAsia="Calibri, Calibri" w:cs="Calibri, Calibri"/>
          <w:color w:val="000000"/>
          <w:lang w:val="en-US"/>
        </w:rPr>
        <w:t>flist_bq</w:t>
      </w:r>
      <w:proofErr w:type="spellEnd"/>
      <w:r>
        <w:rPr>
          <w:rFonts w:eastAsia="Calibri, Calibri" w:cs="Calibri, Calibri"/>
          <w:color w:val="000000"/>
          <w:lang w:val="en-US"/>
        </w:rPr>
        <w:t xml:space="preserve">, </w:t>
      </w:r>
      <w:proofErr w:type="spellStart"/>
      <w:ins w:id="448" w:author="jiang" w:date="2014-02-14T12:12:00Z">
        <w:r w:rsidR="00500614">
          <w:rPr>
            <w:rFonts w:eastAsia="Calibri, Calibri" w:cs="Calibri, Calibri"/>
            <w:color w:val="000000"/>
            <w:lang w:val="en-US"/>
          </w:rPr>
          <w:t>flist_cldmsk</w:t>
        </w:r>
        <w:proofErr w:type="spellEnd"/>
        <w:r w:rsidR="00500614">
          <w:rPr>
            <w:rFonts w:eastAsia="Calibri, Calibri" w:cs="Calibri, Calibri"/>
            <w:color w:val="000000"/>
            <w:lang w:val="en-US"/>
          </w:rPr>
          <w:t xml:space="preserve">, </w:t>
        </w:r>
      </w:ins>
      <w:proofErr w:type="spellStart"/>
      <w:r>
        <w:rPr>
          <w:rFonts w:eastAsia="Calibri, Calibri" w:cs="Calibri, Calibri"/>
          <w:color w:val="000000"/>
          <w:lang w:val="en-US"/>
        </w:rPr>
        <w:t>ul_lon</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ul_lat</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lr_lon</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lr_lat</w:t>
      </w:r>
      <w:proofErr w:type="spellEnd"/>
    </w:p>
    <w:p w14:paraId="1AFF8D90" w14:textId="77777777" w:rsidR="002C04A3" w:rsidRDefault="002C04A3" w:rsidP="00227275">
      <w:pPr>
        <w:pStyle w:val="Standard"/>
        <w:autoSpaceDE w:val="0"/>
        <w:ind w:firstLine="240"/>
        <w:jc w:val="both"/>
        <w:rPr>
          <w:rFonts w:eastAsia="Calibri, Calibri" w:cs="Calibri, Calibri"/>
          <w:color w:val="000000"/>
          <w:lang w:val="en-US"/>
        </w:rPr>
      </w:pPr>
    </w:p>
    <w:p w14:paraId="58E680A3" w14:textId="58E62F64" w:rsidR="002C04A3"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The </w:t>
      </w:r>
      <w:proofErr w:type="spellStart"/>
      <w:r>
        <w:rPr>
          <w:rFonts w:eastAsia="Calibri, Calibri" w:cs="Calibri, Calibri"/>
          <w:color w:val="000000"/>
          <w:lang w:val="en-US"/>
        </w:rPr>
        <w:t>flist_ndvi</w:t>
      </w:r>
      <w:proofErr w:type="spellEnd"/>
      <w:ins w:id="449" w:author="jiang" w:date="2014-02-14T12:14:00Z">
        <w:r w:rsidR="00500614">
          <w:rPr>
            <w:rFonts w:eastAsia="Calibri, Calibri" w:cs="Calibri, Calibri"/>
            <w:color w:val="000000"/>
            <w:lang w:val="en-US"/>
          </w:rPr>
          <w:t xml:space="preserve">, </w:t>
        </w:r>
      </w:ins>
      <w:del w:id="450" w:author="jiang" w:date="2014-02-14T12:14:00Z">
        <w:r w:rsidDel="00500614">
          <w:rPr>
            <w:rFonts w:eastAsia="Calibri, Calibri" w:cs="Calibri, Calibri"/>
            <w:color w:val="000000"/>
            <w:lang w:val="en-US"/>
          </w:rPr>
          <w:delText xml:space="preserve"> </w:delText>
        </w:r>
      </w:del>
      <w:del w:id="451" w:author="jiang" w:date="2014-02-14T12:13:00Z">
        <w:r w:rsidDel="00500614">
          <w:rPr>
            <w:rFonts w:eastAsia="Calibri, Calibri" w:cs="Calibri, Calibri"/>
            <w:color w:val="000000"/>
            <w:lang w:val="en-US"/>
          </w:rPr>
          <w:delText xml:space="preserve">and </w:delText>
        </w:r>
      </w:del>
      <w:proofErr w:type="spellStart"/>
      <w:r>
        <w:rPr>
          <w:rFonts w:eastAsia="Calibri, Calibri" w:cs="Calibri, Calibri"/>
          <w:color w:val="000000"/>
          <w:lang w:val="en-US"/>
        </w:rPr>
        <w:t>flist_bq</w:t>
      </w:r>
      <w:proofErr w:type="spellEnd"/>
      <w:ins w:id="452" w:author="jiang" w:date="2014-02-14T12:14:00Z">
        <w:r w:rsidR="00500614">
          <w:rPr>
            <w:rFonts w:eastAsia="Calibri, Calibri" w:cs="Calibri, Calibri"/>
            <w:color w:val="000000"/>
            <w:lang w:val="en-US"/>
          </w:rPr>
          <w:t xml:space="preserve">, and </w:t>
        </w:r>
        <w:proofErr w:type="spellStart"/>
        <w:r w:rsidR="00500614">
          <w:rPr>
            <w:rFonts w:eastAsia="Calibri, Calibri" w:cs="Calibri, Calibri"/>
            <w:color w:val="000000"/>
            <w:lang w:val="en-US"/>
          </w:rPr>
          <w:t>flist_cldmsk</w:t>
        </w:r>
        <w:proofErr w:type="spellEnd"/>
        <w:r w:rsidR="00500614">
          <w:rPr>
            <w:rFonts w:eastAsia="Calibri, Calibri" w:cs="Calibri, Calibri"/>
            <w:color w:val="000000"/>
            <w:lang w:val="en-US"/>
          </w:rPr>
          <w:t xml:space="preserve"> </w:t>
        </w:r>
      </w:ins>
      <w:del w:id="453" w:author="jiang" w:date="2014-02-14T12:14:00Z">
        <w:r w:rsidDel="00500614">
          <w:rPr>
            <w:rFonts w:eastAsia="Calibri, Calibri" w:cs="Calibri, Calibri"/>
            <w:color w:val="000000"/>
            <w:lang w:val="en-US"/>
          </w:rPr>
          <w:delText xml:space="preserve"> </w:delText>
        </w:r>
      </w:del>
      <w:r>
        <w:rPr>
          <w:rFonts w:eastAsia="Calibri, Calibri" w:cs="Calibri, Calibri"/>
          <w:color w:val="000000"/>
          <w:lang w:val="en-US"/>
        </w:rPr>
        <w:t xml:space="preserve">are file lists which include the full path of </w:t>
      </w:r>
      <w:proofErr w:type="spellStart"/>
      <w:r>
        <w:rPr>
          <w:rFonts w:eastAsia="Calibri, Calibri" w:cs="Calibri, Calibri"/>
          <w:color w:val="000000"/>
          <w:lang w:val="en-US"/>
        </w:rPr>
        <w:t>ndvi</w:t>
      </w:r>
      <w:proofErr w:type="spellEnd"/>
      <w:proofErr w:type="gramStart"/>
      <w:ins w:id="454" w:author="jiang" w:date="2014-02-14T12:14:00Z">
        <w:r w:rsidR="00500614">
          <w:rPr>
            <w:rFonts w:eastAsia="Calibri, Calibri" w:cs="Calibri, Calibri"/>
            <w:color w:val="000000"/>
            <w:lang w:val="en-US"/>
          </w:rPr>
          <w:t xml:space="preserve">, </w:t>
        </w:r>
      </w:ins>
      <w:r>
        <w:rPr>
          <w:rFonts w:eastAsia="Calibri, Calibri" w:cs="Calibri, Calibri"/>
          <w:color w:val="000000"/>
          <w:lang w:val="en-US"/>
        </w:rPr>
        <w:t xml:space="preserve"> </w:t>
      </w:r>
      <w:proofErr w:type="gramEnd"/>
      <w:del w:id="455" w:author="jiang" w:date="2014-02-14T12:14:00Z">
        <w:r w:rsidDel="00500614">
          <w:rPr>
            <w:rFonts w:eastAsia="Calibri, Calibri" w:cs="Calibri, Calibri"/>
            <w:color w:val="000000"/>
            <w:lang w:val="en-US"/>
          </w:rPr>
          <w:delText xml:space="preserve">and </w:delText>
        </w:r>
      </w:del>
      <w:r>
        <w:rPr>
          <w:rFonts w:eastAsia="Calibri, Calibri" w:cs="Calibri, Calibri"/>
          <w:color w:val="000000"/>
          <w:lang w:val="en-US"/>
        </w:rPr>
        <w:t>quality</w:t>
      </w:r>
      <w:ins w:id="456" w:author="jiang" w:date="2014-02-14T12:14:00Z">
        <w:r w:rsidR="00500614">
          <w:rPr>
            <w:rFonts w:eastAsia="Calibri, Calibri" w:cs="Calibri, Calibri"/>
            <w:color w:val="000000"/>
            <w:lang w:val="en-US"/>
          </w:rPr>
          <w:t xml:space="preserve">, and cloud mask </w:t>
        </w:r>
      </w:ins>
      <w:del w:id="457" w:author="jiang" w:date="2014-02-14T12:15:00Z">
        <w:r w:rsidDel="00500614">
          <w:rPr>
            <w:rFonts w:eastAsia="Calibri, Calibri" w:cs="Calibri, Calibri"/>
            <w:color w:val="000000"/>
            <w:lang w:val="en-US"/>
          </w:rPr>
          <w:delText xml:space="preserve"> </w:delText>
        </w:r>
      </w:del>
      <w:r>
        <w:rPr>
          <w:rFonts w:eastAsia="Calibri, Calibri" w:cs="Calibri, Calibri"/>
          <w:color w:val="000000"/>
          <w:lang w:val="en-US"/>
        </w:rPr>
        <w:t xml:space="preserve">file names, respectively. The </w:t>
      </w:r>
      <w:proofErr w:type="spellStart"/>
      <w:r>
        <w:rPr>
          <w:rFonts w:eastAsia="Calibri, Calibri" w:cs="Calibri, Calibri"/>
          <w:color w:val="000000"/>
          <w:lang w:val="en-US"/>
        </w:rPr>
        <w:t>ul_lon</w:t>
      </w:r>
      <w:proofErr w:type="gramStart"/>
      <w:r>
        <w:rPr>
          <w:rFonts w:eastAsia="Calibri, Calibri" w:cs="Calibri, Calibri"/>
          <w:color w:val="000000"/>
          <w:lang w:val="en-US"/>
        </w:rPr>
        <w:t>,ul</w:t>
      </w:r>
      <w:proofErr w:type="gramEnd"/>
      <w:r>
        <w:rPr>
          <w:rFonts w:eastAsia="Calibri, Calibri" w:cs="Calibri, Calibri"/>
          <w:color w:val="000000"/>
          <w:lang w:val="en-US"/>
        </w:rPr>
        <w:t>_lat</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lr_lon</w:t>
      </w:r>
      <w:proofErr w:type="spellEnd"/>
      <w:r>
        <w:rPr>
          <w:rFonts w:eastAsia="Calibri, Calibri" w:cs="Calibri, Calibri"/>
          <w:color w:val="000000"/>
          <w:lang w:val="en-US"/>
        </w:rPr>
        <w:t xml:space="preserve"> and </w:t>
      </w:r>
      <w:proofErr w:type="spellStart"/>
      <w:r>
        <w:rPr>
          <w:rFonts w:eastAsia="Calibri, Calibri" w:cs="Calibri, Calibri"/>
          <w:color w:val="000000"/>
          <w:lang w:val="en-US"/>
        </w:rPr>
        <w:t>lr_lat</w:t>
      </w:r>
      <w:proofErr w:type="spellEnd"/>
      <w:r>
        <w:rPr>
          <w:rFonts w:eastAsia="Calibri, Calibri" w:cs="Calibri, Calibri"/>
          <w:color w:val="000000"/>
          <w:lang w:val="en-US"/>
        </w:rPr>
        <w:t xml:space="preserve"> </w:t>
      </w:r>
      <w:r w:rsidR="003317BF">
        <w:rPr>
          <w:rFonts w:eastAsia="Calibri, Calibri" w:cs="Calibri, Calibri"/>
          <w:color w:val="000000"/>
          <w:lang w:val="en-US"/>
        </w:rPr>
        <w:t xml:space="preserve">are upper left and low right location of the rectangular zone in longitude and latitude. They are used to subset the data. </w:t>
      </w:r>
      <w:r w:rsidR="007206AF">
        <w:rPr>
          <w:rFonts w:eastAsia="Calibri, Calibri" w:cs="Calibri, Calibri"/>
          <w:color w:val="000000"/>
          <w:lang w:val="en-US"/>
        </w:rPr>
        <w:t xml:space="preserve">If one does not subset the data, </w:t>
      </w:r>
      <w:ins w:id="458" w:author="jiang" w:date="2014-02-14T12:15:00Z">
        <w:r w:rsidR="00500614">
          <w:rPr>
            <w:rFonts w:eastAsia="Calibri, Calibri" w:cs="Calibri, Calibri"/>
            <w:color w:val="000000"/>
            <w:lang w:val="en-US"/>
          </w:rPr>
          <w:t xml:space="preserve">all </w:t>
        </w:r>
      </w:ins>
      <w:del w:id="459" w:author="jiang" w:date="2014-02-14T12:15:00Z">
        <w:r w:rsidR="007206AF" w:rsidDel="00500614">
          <w:rPr>
            <w:rFonts w:eastAsia="Calibri, Calibri" w:cs="Calibri, Calibri"/>
            <w:color w:val="000000"/>
            <w:lang w:val="en-US"/>
          </w:rPr>
          <w:delText>one s</w:delText>
        </w:r>
        <w:r w:rsidR="003317BF" w:rsidDel="00500614">
          <w:rPr>
            <w:rFonts w:eastAsia="Calibri, Calibri" w:cs="Calibri, Calibri"/>
            <w:color w:val="000000"/>
            <w:lang w:val="en-US"/>
          </w:rPr>
          <w:delText xml:space="preserve">et </w:delText>
        </w:r>
        <w:r w:rsidR="007206AF" w:rsidDel="00500614">
          <w:rPr>
            <w:rFonts w:eastAsia="Calibri, Calibri" w:cs="Calibri, Calibri"/>
            <w:color w:val="000000"/>
            <w:lang w:val="en-US"/>
          </w:rPr>
          <w:delText xml:space="preserve">the </w:delText>
        </w:r>
      </w:del>
      <w:r w:rsidR="007206AF">
        <w:rPr>
          <w:rFonts w:eastAsia="Calibri, Calibri" w:cs="Calibri, Calibri"/>
          <w:color w:val="000000"/>
          <w:lang w:val="en-US"/>
        </w:rPr>
        <w:t xml:space="preserve">four location arguments </w:t>
      </w:r>
      <w:ins w:id="460" w:author="jiang" w:date="2014-02-14T12:15:00Z">
        <w:r w:rsidR="00500614">
          <w:rPr>
            <w:rFonts w:eastAsia="Calibri, Calibri" w:cs="Calibri, Calibri"/>
            <w:color w:val="000000"/>
            <w:lang w:val="en-US"/>
          </w:rPr>
          <w:t xml:space="preserve">are set as </w:t>
        </w:r>
      </w:ins>
      <w:del w:id="461" w:author="jiang" w:date="2014-02-14T12:15:00Z">
        <w:r w:rsidR="007206AF" w:rsidDel="00500614">
          <w:rPr>
            <w:rFonts w:eastAsia="Calibri, Calibri" w:cs="Calibri, Calibri"/>
            <w:color w:val="000000"/>
            <w:lang w:val="en-US"/>
          </w:rPr>
          <w:delText xml:space="preserve">as </w:delText>
        </w:r>
      </w:del>
      <w:r w:rsidR="007206AF">
        <w:rPr>
          <w:rFonts w:eastAsia="Calibri, Calibri" w:cs="Calibri, Calibri"/>
          <w:color w:val="000000"/>
          <w:lang w:val="en-US"/>
        </w:rPr>
        <w:t>0.</w:t>
      </w:r>
    </w:p>
    <w:p w14:paraId="1DE1D751" w14:textId="77777777" w:rsidR="002C04A3"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 </w:t>
      </w:r>
    </w:p>
    <w:p w14:paraId="7C0DF9B1" w14:textId="0AC413FE" w:rsidR="00064024" w:rsidRDefault="00775A00"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Step</w:t>
      </w:r>
      <w:ins w:id="462" w:author="jiang" w:date="2014-02-14T12:21:00Z">
        <w:r w:rsidR="00032CB6">
          <w:rPr>
            <w:rFonts w:eastAsia="Calibri, Calibri" w:cs="Calibri, Calibri"/>
            <w:color w:val="000000"/>
            <w:lang w:val="en-US"/>
          </w:rPr>
          <w:t>3</w:t>
        </w:r>
      </w:ins>
      <w:del w:id="463" w:author="jiang" w:date="2014-02-14T12:21:00Z">
        <w:r w:rsidDel="00032CB6">
          <w:rPr>
            <w:rFonts w:eastAsia="Calibri, Calibri" w:cs="Calibri, Calibri"/>
            <w:color w:val="000000"/>
            <w:lang w:val="en-US"/>
          </w:rPr>
          <w:delText>4</w:delText>
        </w:r>
      </w:del>
      <w:r>
        <w:rPr>
          <w:rFonts w:eastAsia="Calibri, Calibri" w:cs="Calibri, Calibri"/>
          <w:color w:val="000000"/>
          <w:lang w:val="en-US"/>
        </w:rPr>
        <w:t xml:space="preserve">. </w:t>
      </w:r>
      <w:proofErr w:type="gramStart"/>
      <w:r w:rsidR="00064024">
        <w:rPr>
          <w:rFonts w:eastAsia="Calibri, Calibri" w:cs="Calibri, Calibri"/>
          <w:color w:val="000000"/>
          <w:lang w:val="en-US"/>
        </w:rPr>
        <w:t>calculate</w:t>
      </w:r>
      <w:proofErr w:type="gramEnd"/>
      <w:r w:rsidR="00064024">
        <w:rPr>
          <w:rFonts w:eastAsia="Calibri, Calibri" w:cs="Calibri, Calibri"/>
          <w:color w:val="000000"/>
          <w:lang w:val="en-US"/>
        </w:rPr>
        <w:t xml:space="preserve"> </w:t>
      </w:r>
      <w:ins w:id="464" w:author="jiang" w:date="2014-02-14T12:18:00Z">
        <w:r w:rsidR="00500614">
          <w:rPr>
            <w:rFonts w:eastAsia="Calibri, Calibri" w:cs="Calibri, Calibri"/>
            <w:color w:val="000000"/>
            <w:lang w:val="en-US"/>
          </w:rPr>
          <w:t>NDVI</w:t>
        </w:r>
      </w:ins>
      <w:del w:id="465" w:author="jiang" w:date="2014-02-14T12:18:00Z">
        <w:r w:rsidR="00064024" w:rsidDel="00500614">
          <w:rPr>
            <w:rFonts w:eastAsia="Calibri, Calibri" w:cs="Calibri, Calibri"/>
            <w:color w:val="000000"/>
            <w:lang w:val="en-US"/>
          </w:rPr>
          <w:delText>ndvi</w:delText>
        </w:r>
      </w:del>
      <w:r w:rsidR="00064024">
        <w:rPr>
          <w:rFonts w:eastAsia="Calibri, Calibri" w:cs="Calibri, Calibri"/>
          <w:color w:val="000000"/>
          <w:lang w:val="en-US"/>
        </w:rPr>
        <w:t xml:space="preserve"> metrics</w:t>
      </w:r>
    </w:p>
    <w:p w14:paraId="3F30EF24" w14:textId="3AF9A7F8" w:rsidR="00064024" w:rsidRDefault="003317BF"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&gt;./1yr_</w:t>
      </w:r>
      <w:ins w:id="466" w:author="jiang" w:date="2014-02-14T12:18:00Z">
        <w:r w:rsidR="00500614">
          <w:rPr>
            <w:rFonts w:eastAsia="Calibri, Calibri" w:cs="Calibri, Calibri"/>
            <w:color w:val="000000"/>
            <w:lang w:val="en-US"/>
          </w:rPr>
          <w:t>avhrr</w:t>
        </w:r>
      </w:ins>
      <w:del w:id="467" w:author="jiang" w:date="2014-02-14T12:18:00Z">
        <w:r w:rsidDel="00500614">
          <w:rPr>
            <w:rFonts w:eastAsia="Calibri, Calibri" w:cs="Calibri, Calibri"/>
            <w:color w:val="000000"/>
            <w:lang w:val="en-US"/>
          </w:rPr>
          <w:delText>emodis</w:delText>
        </w:r>
      </w:del>
      <w:r>
        <w:rPr>
          <w:rFonts w:eastAsia="Calibri, Calibri" w:cs="Calibri, Calibri"/>
          <w:color w:val="000000"/>
          <w:lang w:val="en-US"/>
        </w:rPr>
        <w:t>_</w:t>
      </w:r>
      <w:del w:id="468" w:author="jiang" w:date="2014-02-14T12:18:00Z">
        <w:r w:rsidDel="00500614">
          <w:rPr>
            <w:rFonts w:eastAsia="Calibri, Calibri" w:cs="Calibri, Calibri"/>
            <w:color w:val="000000"/>
            <w:lang w:val="en-US"/>
          </w:rPr>
          <w:delText>250_</w:delText>
        </w:r>
      </w:del>
      <w:r>
        <w:rPr>
          <w:rFonts w:eastAsia="Calibri, Calibri" w:cs="Calibri, Calibri"/>
          <w:color w:val="000000"/>
          <w:lang w:val="en-US"/>
        </w:rPr>
        <w:t>calmetrics</w:t>
      </w:r>
      <w:del w:id="469" w:author="jiang" w:date="2014-02-14T12:18:00Z">
        <w:r w:rsidDel="00500614">
          <w:rPr>
            <w:rFonts w:eastAsia="Calibri, Calibri" w:cs="Calibri, Calibri"/>
            <w:color w:val="000000"/>
            <w:lang w:val="en-US"/>
          </w:rPr>
          <w:delText>_v2</w:delText>
        </w:r>
      </w:del>
      <w:r>
        <w:rPr>
          <w:rFonts w:eastAsia="Calibri, Calibri" w:cs="Calibri, Calibri"/>
          <w:color w:val="000000"/>
          <w:lang w:val="en-US"/>
        </w:rPr>
        <w:t>.bash</w:t>
      </w:r>
      <w:del w:id="470" w:author="jiang" w:date="2014-02-14T12:20:00Z">
        <w:r w:rsidDel="00500614">
          <w:rPr>
            <w:rFonts w:eastAsia="Calibri, Calibri" w:cs="Calibri, Calibri"/>
            <w:color w:val="000000"/>
            <w:lang w:val="en-US"/>
          </w:rPr>
          <w:delText xml:space="preserve"> </w:delText>
        </w:r>
      </w:del>
      <w:del w:id="471" w:author="jiang" w:date="2014-02-14T12:19:00Z">
        <w:r w:rsidDel="00500614">
          <w:rPr>
            <w:rFonts w:eastAsia="Calibri, Calibri" w:cs="Calibri, Calibri"/>
            <w:color w:val="000000"/>
            <w:lang w:val="en-US"/>
          </w:rPr>
          <w:delText>one_</w:delText>
        </w:r>
      </w:del>
      <w:ins w:id="472" w:author="jiang" w:date="2014-02-14T12:20:00Z">
        <w:r w:rsidR="00500614">
          <w:rPr>
            <w:rFonts w:eastAsia="Calibri, Calibri" w:cs="Calibri, Calibri"/>
            <w:color w:val="000000"/>
            <w:lang w:val="en-US"/>
          </w:rPr>
          <w:t xml:space="preserve"> </w:t>
        </w:r>
      </w:ins>
      <w:del w:id="473" w:author="jiang" w:date="2014-02-14T12:20:00Z">
        <w:r w:rsidDel="00500614">
          <w:rPr>
            <w:rFonts w:eastAsia="Calibri, Calibri" w:cs="Calibri, Calibri"/>
            <w:color w:val="000000"/>
            <w:lang w:val="en-US"/>
          </w:rPr>
          <w:delText>year_</w:delText>
        </w:r>
      </w:del>
      <w:proofErr w:type="spellStart"/>
      <w:r>
        <w:rPr>
          <w:rFonts w:eastAsia="Calibri, Calibri" w:cs="Calibri, Calibri"/>
          <w:color w:val="000000"/>
          <w:lang w:val="en-US"/>
        </w:rPr>
        <w:t>stacked_</w:t>
      </w:r>
      <w:ins w:id="474" w:author="jiang" w:date="2014-02-14T12:19:00Z">
        <w:r w:rsidR="00500614">
          <w:rPr>
            <w:rFonts w:eastAsia="Calibri, Calibri" w:cs="Calibri, Calibri"/>
            <w:color w:val="000000"/>
            <w:lang w:val="en-US"/>
          </w:rPr>
          <w:t>ndvi</w:t>
        </w:r>
      </w:ins>
      <w:del w:id="475" w:author="jiang" w:date="2014-02-14T12:19:00Z">
        <w:r w:rsidDel="00500614">
          <w:rPr>
            <w:rFonts w:eastAsia="Calibri, Calibri" w:cs="Calibri, Calibri"/>
            <w:color w:val="000000"/>
            <w:lang w:val="en-US"/>
          </w:rPr>
          <w:delText>data</w:delText>
        </w:r>
      </w:del>
      <w:r>
        <w:rPr>
          <w:rFonts w:eastAsia="Calibri, Calibri" w:cs="Calibri, Calibri"/>
          <w:color w:val="000000"/>
          <w:lang w:val="en-US"/>
        </w:rPr>
        <w:t>_file</w:t>
      </w:r>
      <w:proofErr w:type="spellEnd"/>
      <w:ins w:id="476" w:author="jiang" w:date="2014-02-14T12:19:00Z">
        <w:r w:rsidR="00500614">
          <w:rPr>
            <w:rFonts w:eastAsia="Calibri, Calibri" w:cs="Calibri, Calibri"/>
            <w:color w:val="000000"/>
            <w:lang w:val="en-US"/>
          </w:rPr>
          <w:t>,</w:t>
        </w:r>
      </w:ins>
      <w:ins w:id="477" w:author="jiang" w:date="2014-02-14T12:20:00Z">
        <w:r w:rsidR="00500614">
          <w:rPr>
            <w:rFonts w:eastAsia="Calibri, Calibri" w:cs="Calibri, Calibri"/>
            <w:color w:val="000000"/>
            <w:lang w:val="en-US"/>
          </w:rPr>
          <w:t xml:space="preserve"> </w:t>
        </w:r>
      </w:ins>
      <w:proofErr w:type="spellStart"/>
      <w:ins w:id="478" w:author="jiang" w:date="2014-02-14T12:19:00Z">
        <w:r w:rsidR="00500614">
          <w:rPr>
            <w:rFonts w:eastAsia="Calibri, Calibri" w:cs="Calibri, Calibri"/>
            <w:color w:val="000000"/>
            <w:lang w:val="en-US"/>
          </w:rPr>
          <w:t>stacked_qa_file</w:t>
        </w:r>
        <w:proofErr w:type="spellEnd"/>
        <w:r w:rsidR="00500614">
          <w:rPr>
            <w:rFonts w:eastAsia="Calibri, Calibri" w:cs="Calibri, Calibri"/>
            <w:color w:val="000000"/>
            <w:lang w:val="en-US"/>
          </w:rPr>
          <w:t xml:space="preserve">, </w:t>
        </w:r>
        <w:proofErr w:type="spellStart"/>
        <w:r w:rsidR="00500614">
          <w:rPr>
            <w:rFonts w:eastAsia="Calibri, Calibri" w:cs="Calibri, Calibri"/>
            <w:color w:val="000000"/>
            <w:lang w:val="en-US"/>
          </w:rPr>
          <w:t>stacked_cldmsk_file</w:t>
        </w:r>
        <w:proofErr w:type="spellEnd"/>
        <w:r w:rsidR="00500614">
          <w:rPr>
            <w:rFonts w:eastAsia="Calibri, Calibri" w:cs="Calibri, Calibri"/>
            <w:color w:val="000000"/>
            <w:lang w:val="en-US"/>
          </w:rPr>
          <w:t xml:space="preserve">, </w:t>
        </w:r>
        <w:proofErr w:type="spellStart"/>
        <w:r w:rsidR="00500614">
          <w:rPr>
            <w:rFonts w:eastAsia="Calibri, Calibri" w:cs="Calibri, Calibri"/>
            <w:color w:val="000000"/>
            <w:lang w:val="en-US"/>
          </w:rPr>
          <w:t>ver</w:t>
        </w:r>
      </w:ins>
      <w:ins w:id="479" w:author="jiang" w:date="2014-02-14T12:20:00Z">
        <w:r w:rsidR="00500614">
          <w:rPr>
            <w:rFonts w:eastAsia="Calibri, Calibri" w:cs="Calibri, Calibri"/>
            <w:color w:val="000000"/>
            <w:lang w:val="en-US"/>
          </w:rPr>
          <w:t>_flag</w:t>
        </w:r>
      </w:ins>
      <w:proofErr w:type="spellEnd"/>
      <w:ins w:id="480" w:author="jiang" w:date="2014-02-14T12:19:00Z">
        <w:r w:rsidR="00500614">
          <w:rPr>
            <w:rFonts w:eastAsia="Calibri, Calibri" w:cs="Calibri, Calibri"/>
            <w:color w:val="000000"/>
            <w:lang w:val="en-US"/>
          </w:rPr>
          <w:t xml:space="preserve"> </w:t>
        </w:r>
      </w:ins>
    </w:p>
    <w:p w14:paraId="53530B06" w14:textId="77777777" w:rsidR="003317BF" w:rsidRDefault="003317BF" w:rsidP="00227275">
      <w:pPr>
        <w:pStyle w:val="Standard"/>
        <w:autoSpaceDE w:val="0"/>
        <w:ind w:firstLine="240"/>
        <w:jc w:val="both"/>
        <w:rPr>
          <w:rFonts w:eastAsia="Calibri, Calibri" w:cs="Calibri, Calibri"/>
          <w:color w:val="000000"/>
          <w:lang w:val="en-US"/>
        </w:rPr>
      </w:pPr>
    </w:p>
    <w:p w14:paraId="33DAC1F1" w14:textId="77777777" w:rsidR="00227275" w:rsidRDefault="00227275" w:rsidP="003317BF">
      <w:pPr>
        <w:pStyle w:val="Standard"/>
        <w:autoSpaceDE w:val="0"/>
        <w:jc w:val="both"/>
        <w:rPr>
          <w:rFonts w:eastAsia="Calibri, Calibri" w:cs="Calibri, Calibri"/>
          <w:color w:val="000000"/>
          <w:lang w:val="en-US"/>
        </w:rPr>
      </w:pPr>
    </w:p>
    <w:p w14:paraId="6A4F0F71" w14:textId="2F55CC8B" w:rsidR="00864B98" w:rsidRPr="0023588A" w:rsidRDefault="003317BF">
      <w:pPr>
        <w:pStyle w:val="Standard"/>
        <w:autoSpaceDE w:val="0"/>
        <w:jc w:val="both"/>
        <w:rPr>
          <w:b/>
          <w:lang w:val="en-US"/>
        </w:rPr>
      </w:pPr>
      <w:r w:rsidRPr="0023588A">
        <w:rPr>
          <w:b/>
          <w:lang w:val="en-US"/>
        </w:rPr>
        <w:t>2.</w:t>
      </w:r>
      <w:r w:rsidR="009C3100">
        <w:rPr>
          <w:b/>
          <w:lang w:val="en-US"/>
        </w:rPr>
        <w:t xml:space="preserve"> 3 Description of AVHRR-derived </w:t>
      </w:r>
      <w:r w:rsidRPr="0023588A">
        <w:rPr>
          <w:b/>
          <w:lang w:val="en-US"/>
        </w:rPr>
        <w:t>NDVI metrics algorithm</w:t>
      </w:r>
    </w:p>
    <w:p w14:paraId="76105A88" w14:textId="77777777" w:rsidR="00D958C8" w:rsidRDefault="00D958C8">
      <w:pPr>
        <w:pStyle w:val="Standard"/>
        <w:autoSpaceDE w:val="0"/>
        <w:jc w:val="both"/>
        <w:rPr>
          <w:lang w:val="en-US"/>
        </w:rPr>
      </w:pPr>
    </w:p>
    <w:p w14:paraId="6C6E169A" w14:textId="23572DBC" w:rsidR="003317BF" w:rsidRDefault="003317BF">
      <w:pPr>
        <w:pStyle w:val="Standard"/>
        <w:autoSpaceDE w:val="0"/>
        <w:jc w:val="both"/>
        <w:rPr>
          <w:lang w:val="en-US"/>
        </w:rPr>
      </w:pPr>
      <w:r>
        <w:rPr>
          <w:lang w:val="en-US"/>
        </w:rPr>
        <w:tab/>
        <w:t xml:space="preserve">As described in Figure </w:t>
      </w:r>
      <w:r w:rsidR="00D958C8">
        <w:rPr>
          <w:lang w:val="en-US"/>
        </w:rPr>
        <w:t xml:space="preserve">2.2, </w:t>
      </w:r>
      <w:r w:rsidR="009C3100">
        <w:rPr>
          <w:lang w:val="en-US"/>
        </w:rPr>
        <w:t xml:space="preserve">the </w:t>
      </w:r>
      <w:r w:rsidR="00D958C8">
        <w:rPr>
          <w:lang w:val="en-US"/>
        </w:rPr>
        <w:t>NDVI metrics algorithm includes</w:t>
      </w:r>
      <w:r w:rsidR="009A66C3">
        <w:rPr>
          <w:lang w:val="en-US"/>
        </w:rPr>
        <w:t xml:space="preserve"> </w:t>
      </w:r>
      <w:r w:rsidR="00D958C8">
        <w:rPr>
          <w:lang w:val="en-US"/>
        </w:rPr>
        <w:t>stack</w:t>
      </w:r>
      <w:r w:rsidR="00D45DDD">
        <w:rPr>
          <w:lang w:val="en-US"/>
        </w:rPr>
        <w:t>ing</w:t>
      </w:r>
      <w:r w:rsidR="00D958C8">
        <w:rPr>
          <w:lang w:val="en-US"/>
        </w:rPr>
        <w:t xml:space="preserve"> </w:t>
      </w:r>
      <w:r w:rsidR="009A66C3">
        <w:rPr>
          <w:lang w:val="en-US"/>
        </w:rPr>
        <w:t>yearly</w:t>
      </w:r>
      <w:r w:rsidR="00D958C8">
        <w:rPr>
          <w:lang w:val="en-US"/>
        </w:rPr>
        <w:t xml:space="preserve"> NDVI data, </w:t>
      </w:r>
      <w:r w:rsidR="00D45DDD">
        <w:rPr>
          <w:lang w:val="en-US"/>
        </w:rPr>
        <w:t>interpolating the data, smoothing the data, and calculating</w:t>
      </w:r>
      <w:r w:rsidR="00D958C8">
        <w:rPr>
          <w:lang w:val="en-US"/>
        </w:rPr>
        <w:t xml:space="preserve"> metrics.</w:t>
      </w:r>
      <w:r w:rsidR="00362AE3">
        <w:rPr>
          <w:lang w:val="en-US"/>
        </w:rPr>
        <w:t xml:space="preserve"> </w:t>
      </w:r>
      <w:r w:rsidR="009A66C3">
        <w:rPr>
          <w:lang w:val="en-US"/>
        </w:rPr>
        <w:t>The algorithm</w:t>
      </w:r>
      <w:r w:rsidR="003C5E40">
        <w:rPr>
          <w:lang w:val="en-US"/>
        </w:rPr>
        <w:t xml:space="preserve"> is </w:t>
      </w:r>
      <w:r w:rsidR="009A66C3">
        <w:rPr>
          <w:lang w:val="en-US"/>
        </w:rPr>
        <w:t xml:space="preserve">composed of </w:t>
      </w:r>
      <w:r w:rsidR="00362AE3">
        <w:rPr>
          <w:lang w:val="en-US"/>
        </w:rPr>
        <w:t>two parts</w:t>
      </w:r>
      <w:r w:rsidR="009A66C3">
        <w:rPr>
          <w:lang w:val="en-US"/>
        </w:rPr>
        <w:t>:</w:t>
      </w:r>
      <w:r w:rsidR="00362AE3">
        <w:rPr>
          <w:lang w:val="en-US"/>
        </w:rPr>
        <w:t xml:space="preserve"> </w:t>
      </w:r>
      <w:r w:rsidR="009A66C3">
        <w:rPr>
          <w:lang w:val="en-US"/>
        </w:rPr>
        <w:t xml:space="preserve">stack yearly data and calculating </w:t>
      </w:r>
      <w:r w:rsidR="00540A7A">
        <w:rPr>
          <w:lang w:val="en-US"/>
        </w:rPr>
        <w:t>metrics.</w:t>
      </w:r>
      <w:r w:rsidR="00362AE3">
        <w:rPr>
          <w:lang w:val="en-US"/>
        </w:rPr>
        <w:t xml:space="preserve"> </w:t>
      </w:r>
      <w:r w:rsidR="00D958C8">
        <w:rPr>
          <w:lang w:val="en-US"/>
        </w:rPr>
        <w:t xml:space="preserve"> </w:t>
      </w:r>
    </w:p>
    <w:p w14:paraId="60EA5439" w14:textId="1923F49E" w:rsidR="0084211B" w:rsidRPr="00362708" w:rsidRDefault="0084211B">
      <w:pPr>
        <w:pStyle w:val="Standard"/>
        <w:autoSpaceDE w:val="0"/>
        <w:jc w:val="both"/>
        <w:rPr>
          <w:lang w:val="en-US"/>
        </w:rPr>
      </w:pPr>
      <w:r>
        <w:rPr>
          <w:lang w:val="en-US"/>
        </w:rPr>
        <w:t xml:space="preserve">         </w:t>
      </w:r>
    </w:p>
    <w:p w14:paraId="252389EF" w14:textId="38F113CB" w:rsidR="00864B98" w:rsidRPr="00025B43" w:rsidRDefault="003C5E40" w:rsidP="0069298B">
      <w:pPr>
        <w:pStyle w:val="Standard"/>
        <w:autoSpaceDE w:val="0"/>
        <w:jc w:val="both"/>
        <w:rPr>
          <w:lang w:val="en-US"/>
        </w:rPr>
      </w:pPr>
      <w:r>
        <w:rPr>
          <w:lang w:val="en-US"/>
        </w:rPr>
        <w:t xml:space="preserve">A. </w:t>
      </w:r>
      <w:r w:rsidR="00540A7A">
        <w:rPr>
          <w:lang w:val="en-US"/>
        </w:rPr>
        <w:t>s</w:t>
      </w:r>
      <w:r w:rsidR="00864B98" w:rsidRPr="00025B43">
        <w:rPr>
          <w:lang w:val="en-US"/>
        </w:rPr>
        <w:t>tack</w:t>
      </w:r>
      <w:r w:rsidR="004B6AE8" w:rsidRPr="00025B43">
        <w:rPr>
          <w:lang w:val="en-US"/>
        </w:rPr>
        <w:t xml:space="preserve">ing </w:t>
      </w:r>
      <w:r w:rsidR="00540A7A">
        <w:rPr>
          <w:lang w:val="en-US"/>
        </w:rPr>
        <w:t xml:space="preserve">yearly </w:t>
      </w:r>
      <w:r w:rsidR="004B6AE8" w:rsidRPr="00025B43">
        <w:rPr>
          <w:lang w:val="en-US"/>
        </w:rPr>
        <w:t>NDVI</w:t>
      </w:r>
      <w:r>
        <w:rPr>
          <w:lang w:val="en-US"/>
        </w:rPr>
        <w:t>,</w:t>
      </w:r>
      <w:r w:rsidR="00864B98" w:rsidRPr="00025B43">
        <w:rPr>
          <w:lang w:val="en-US"/>
        </w:rPr>
        <w:t xml:space="preserve"> quality</w:t>
      </w:r>
      <w:r>
        <w:rPr>
          <w:lang w:val="en-US"/>
        </w:rPr>
        <w:t>, and cloud</w:t>
      </w:r>
      <w:r w:rsidR="00540A7A">
        <w:rPr>
          <w:lang w:val="en-US"/>
        </w:rPr>
        <w:t>-</w:t>
      </w:r>
      <w:r>
        <w:rPr>
          <w:lang w:val="en-US"/>
        </w:rPr>
        <w:t>mask</w:t>
      </w:r>
      <w:r w:rsidR="00864B98" w:rsidRPr="00025B43">
        <w:rPr>
          <w:lang w:val="en-US"/>
        </w:rPr>
        <w:t xml:space="preserve"> data</w:t>
      </w:r>
      <w:r w:rsidR="0084211B">
        <w:rPr>
          <w:lang w:val="en-US"/>
        </w:rPr>
        <w:t xml:space="preserve"> (</w:t>
      </w:r>
      <w:r w:rsidR="0084211B" w:rsidRPr="0084211B">
        <w:rPr>
          <w:lang w:val="en-US"/>
        </w:rPr>
        <w:t>avhrr_stack_oneyear_data.pro</w:t>
      </w:r>
      <w:r w:rsidR="0084211B">
        <w:rPr>
          <w:lang w:val="en-US"/>
        </w:rPr>
        <w:t>)</w:t>
      </w:r>
    </w:p>
    <w:p w14:paraId="244855B7" w14:textId="139118CF" w:rsidR="00540A7A" w:rsidRPr="00362708" w:rsidRDefault="00540A7A">
      <w:pPr>
        <w:pStyle w:val="Standard"/>
        <w:autoSpaceDE w:val="0"/>
        <w:jc w:val="both"/>
        <w:rPr>
          <w:lang w:val="en-US"/>
        </w:rPr>
      </w:pPr>
      <w:r>
        <w:rPr>
          <w:lang w:val="en-US"/>
        </w:rPr>
        <w:tab/>
      </w:r>
    </w:p>
    <w:p w14:paraId="2E05EB54" w14:textId="4E9C69D3" w:rsidR="003C5E40" w:rsidRPr="00362708" w:rsidRDefault="004B6AE8">
      <w:pPr>
        <w:pStyle w:val="Standard"/>
        <w:autoSpaceDE w:val="0"/>
        <w:ind w:firstLine="706"/>
        <w:jc w:val="both"/>
        <w:rPr>
          <w:lang w:val="en-US"/>
        </w:rPr>
      </w:pPr>
      <w:r w:rsidRPr="00362708">
        <w:rPr>
          <w:lang w:val="en-US"/>
        </w:rPr>
        <w:t>Figure 2.</w:t>
      </w:r>
      <w:r w:rsidR="00864B98" w:rsidRPr="00362708">
        <w:rPr>
          <w:lang w:val="en-US"/>
        </w:rPr>
        <w:t xml:space="preserve">3 is the flowchart of </w:t>
      </w:r>
      <w:r w:rsidR="00540A7A">
        <w:rPr>
          <w:lang w:val="en-US"/>
        </w:rPr>
        <w:t>avhrr_stack_oneyear_data.pro</w:t>
      </w:r>
      <w:r w:rsidR="009D59F6">
        <w:rPr>
          <w:lang w:val="en-US"/>
        </w:rPr>
        <w:t>.</w:t>
      </w:r>
      <w:r w:rsidR="003C5E40">
        <w:rPr>
          <w:lang w:val="en-US"/>
        </w:rPr>
        <w:t xml:space="preserve"> The stacking program takes three file lists as input</w:t>
      </w:r>
      <w:r w:rsidR="00540A7A">
        <w:rPr>
          <w:lang w:val="en-US"/>
        </w:rPr>
        <w:t>s</w:t>
      </w:r>
      <w:r w:rsidR="003C5E40">
        <w:rPr>
          <w:lang w:val="en-US"/>
        </w:rPr>
        <w:t>.</w:t>
      </w:r>
      <w:r w:rsidR="003C5E40" w:rsidRPr="003C5E40">
        <w:rPr>
          <w:lang w:val="en-US"/>
        </w:rPr>
        <w:t xml:space="preserve"> </w:t>
      </w:r>
      <w:r w:rsidR="003C5E40">
        <w:rPr>
          <w:lang w:val="en-US"/>
        </w:rPr>
        <w:t xml:space="preserve">Three file lists are </w:t>
      </w:r>
      <w:r w:rsidR="003C5E40" w:rsidRPr="00362708">
        <w:rPr>
          <w:lang w:val="en-US"/>
        </w:rPr>
        <w:t>one-year-</w:t>
      </w:r>
      <w:proofErr w:type="spellStart"/>
      <w:r w:rsidR="003C5E40" w:rsidRPr="00362708">
        <w:rPr>
          <w:lang w:val="en-US"/>
        </w:rPr>
        <w:t>ndvi</w:t>
      </w:r>
      <w:proofErr w:type="spellEnd"/>
      <w:r w:rsidR="003C5E40" w:rsidRPr="00362708">
        <w:rPr>
          <w:lang w:val="en-US"/>
        </w:rPr>
        <w:t>-file list</w:t>
      </w:r>
      <w:r w:rsidR="00ED7239">
        <w:rPr>
          <w:lang w:val="en-US"/>
        </w:rPr>
        <w:t>, one-year-</w:t>
      </w:r>
      <w:proofErr w:type="spellStart"/>
      <w:r w:rsidR="00ED7239">
        <w:rPr>
          <w:lang w:val="en-US"/>
        </w:rPr>
        <w:t>bq</w:t>
      </w:r>
      <w:proofErr w:type="spellEnd"/>
      <w:r w:rsidR="003C5E40">
        <w:rPr>
          <w:lang w:val="en-US"/>
        </w:rPr>
        <w:t>-file list,</w:t>
      </w:r>
      <w:r w:rsidR="003C5E40" w:rsidRPr="00362708">
        <w:rPr>
          <w:lang w:val="en-US"/>
        </w:rPr>
        <w:t xml:space="preserve"> and the one-year-</w:t>
      </w:r>
      <w:proofErr w:type="spellStart"/>
      <w:r w:rsidR="003C5E40">
        <w:rPr>
          <w:lang w:val="en-US"/>
        </w:rPr>
        <w:t>cloudmask</w:t>
      </w:r>
      <w:proofErr w:type="spellEnd"/>
      <w:r w:rsidR="003C5E40" w:rsidRPr="00362708">
        <w:rPr>
          <w:lang w:val="en-US"/>
        </w:rPr>
        <w:t>-file list</w:t>
      </w:r>
      <w:r w:rsidR="003C5E40">
        <w:rPr>
          <w:lang w:val="en-US"/>
        </w:rPr>
        <w:t xml:space="preserve"> which </w:t>
      </w:r>
      <w:r w:rsidR="003C5E40" w:rsidRPr="00362708">
        <w:rPr>
          <w:lang w:val="en-US"/>
        </w:rPr>
        <w:t>in</w:t>
      </w:r>
      <w:r w:rsidR="003C5E40">
        <w:rPr>
          <w:lang w:val="en-US"/>
        </w:rPr>
        <w:t>clude the full-path format</w:t>
      </w:r>
      <w:r w:rsidR="003C5E40" w:rsidRPr="00362708">
        <w:rPr>
          <w:lang w:val="en-US"/>
        </w:rPr>
        <w:t xml:space="preserve"> f</w:t>
      </w:r>
      <w:r w:rsidR="003C5E40">
        <w:rPr>
          <w:lang w:val="en-US"/>
        </w:rPr>
        <w:t>ile names</w:t>
      </w:r>
      <w:r w:rsidR="00ED7239">
        <w:rPr>
          <w:lang w:val="en-US"/>
        </w:rPr>
        <w:t xml:space="preserve"> of NDVI, quality (</w:t>
      </w:r>
      <w:proofErr w:type="spellStart"/>
      <w:r w:rsidR="00ED7239">
        <w:rPr>
          <w:lang w:val="en-US"/>
        </w:rPr>
        <w:t>bq</w:t>
      </w:r>
      <w:proofErr w:type="spellEnd"/>
      <w:r w:rsidR="00ED7239">
        <w:rPr>
          <w:lang w:val="en-US"/>
        </w:rPr>
        <w:t>)</w:t>
      </w:r>
      <w:r w:rsidR="003C5E40">
        <w:rPr>
          <w:lang w:val="en-US"/>
        </w:rPr>
        <w:t>, and cloud</w:t>
      </w:r>
      <w:ins w:id="481" w:author="jiang" w:date="2014-02-14T12:21:00Z">
        <w:r w:rsidR="00FE131C">
          <w:rPr>
            <w:lang w:val="en-US"/>
          </w:rPr>
          <w:t xml:space="preserve"> </w:t>
        </w:r>
      </w:ins>
      <w:r w:rsidR="003C5E40">
        <w:rPr>
          <w:lang w:val="en-US"/>
        </w:rPr>
        <w:t xml:space="preserve">mask files, respectively. </w:t>
      </w:r>
      <w:r w:rsidR="003C5E40" w:rsidRPr="00362708">
        <w:rPr>
          <w:lang w:val="en-US"/>
        </w:rPr>
        <w:t xml:space="preserve">The </w:t>
      </w:r>
      <w:r w:rsidR="003C5E40">
        <w:rPr>
          <w:lang w:val="en-US"/>
        </w:rPr>
        <w:t>program</w:t>
      </w:r>
      <w:r w:rsidR="003C5E40" w:rsidRPr="00362708">
        <w:rPr>
          <w:lang w:val="en-US"/>
        </w:rPr>
        <w:t xml:space="preserve"> g</w:t>
      </w:r>
      <w:r w:rsidR="003C5E40">
        <w:rPr>
          <w:lang w:val="en-US"/>
        </w:rPr>
        <w:t xml:space="preserve">oes through each group of triple files and </w:t>
      </w:r>
      <w:r w:rsidR="003C5E40" w:rsidRPr="00362708">
        <w:rPr>
          <w:lang w:val="en-US"/>
        </w:rPr>
        <w:t>read</w:t>
      </w:r>
      <w:r w:rsidR="003C5E40">
        <w:rPr>
          <w:lang w:val="en-US"/>
        </w:rPr>
        <w:t>s</w:t>
      </w:r>
      <w:r w:rsidR="003C5E40" w:rsidRPr="00362708">
        <w:rPr>
          <w:lang w:val="en-US"/>
        </w:rPr>
        <w:t xml:space="preserve"> them into</w:t>
      </w:r>
      <w:r w:rsidR="003C5E40">
        <w:rPr>
          <w:lang w:val="en-US"/>
        </w:rPr>
        <w:t xml:space="preserve"> a </w:t>
      </w:r>
      <w:r w:rsidR="003C5E40" w:rsidRPr="00362708">
        <w:rPr>
          <w:lang w:val="en-US"/>
        </w:rPr>
        <w:t>temporary memory space, stack</w:t>
      </w:r>
      <w:r w:rsidR="003C5E40">
        <w:rPr>
          <w:lang w:val="en-US"/>
        </w:rPr>
        <w:t>s</w:t>
      </w:r>
      <w:r w:rsidR="003C5E40" w:rsidRPr="00362708">
        <w:rPr>
          <w:lang w:val="en-US"/>
        </w:rPr>
        <w:t xml:space="preserve"> these data together</w:t>
      </w:r>
      <w:r w:rsidR="003C5E40">
        <w:rPr>
          <w:lang w:val="en-US"/>
        </w:rPr>
        <w:t>, respectively.</w:t>
      </w:r>
      <w:r w:rsidR="003C5E40" w:rsidRPr="00362708">
        <w:rPr>
          <w:lang w:val="en-US"/>
        </w:rPr>
        <w:t xml:space="preserve"> Finally, </w:t>
      </w:r>
      <w:r w:rsidR="003C5E40">
        <w:rPr>
          <w:lang w:val="en-US"/>
        </w:rPr>
        <w:t>it produces</w:t>
      </w:r>
      <w:r w:rsidR="003C5E40" w:rsidRPr="00362708">
        <w:rPr>
          <w:lang w:val="en-US"/>
        </w:rPr>
        <w:t xml:space="preserve"> </w:t>
      </w:r>
      <w:r w:rsidR="003C5E40">
        <w:rPr>
          <w:lang w:val="en-US"/>
        </w:rPr>
        <w:t xml:space="preserve">three </w:t>
      </w:r>
      <w:r w:rsidR="003C5E40" w:rsidRPr="00362708">
        <w:rPr>
          <w:lang w:val="en-US"/>
        </w:rPr>
        <w:t>stacked</w:t>
      </w:r>
      <w:r w:rsidR="003C5E40">
        <w:rPr>
          <w:lang w:val="en-US"/>
        </w:rPr>
        <w:t xml:space="preserve"> data files</w:t>
      </w:r>
      <w:r w:rsidR="003C5E40" w:rsidRPr="00362708">
        <w:rPr>
          <w:lang w:val="en-US"/>
        </w:rPr>
        <w:t xml:space="preserve">. </w:t>
      </w:r>
    </w:p>
    <w:p w14:paraId="4C4A75E9" w14:textId="2C5DB645" w:rsidR="00593FCF" w:rsidRDefault="00593FCF" w:rsidP="008A18D2">
      <w:pPr>
        <w:pStyle w:val="Standard"/>
        <w:autoSpaceDE w:val="0"/>
        <w:jc w:val="both"/>
        <w:rPr>
          <w:lang w:val="en-US"/>
        </w:rPr>
      </w:pPr>
    </w:p>
    <w:p w14:paraId="5F9A4841" w14:textId="77777777" w:rsidR="00D958C8" w:rsidRDefault="00D958C8">
      <w:pPr>
        <w:pStyle w:val="Standard"/>
        <w:autoSpaceDE w:val="0"/>
        <w:jc w:val="both"/>
        <w:rPr>
          <w:lang w:val="en-US"/>
        </w:rPr>
      </w:pPr>
    </w:p>
    <w:p w14:paraId="3CD2D2EF" w14:textId="77777777" w:rsidR="00D958C8" w:rsidRDefault="00D958C8">
      <w:pPr>
        <w:pStyle w:val="Standard"/>
        <w:autoSpaceDE w:val="0"/>
        <w:jc w:val="both"/>
        <w:rPr>
          <w:lang w:val="en-US"/>
        </w:rPr>
      </w:pPr>
    </w:p>
    <w:p w14:paraId="7EF2F52F" w14:textId="77777777" w:rsidR="00D958C8" w:rsidRDefault="00D958C8">
      <w:pPr>
        <w:pStyle w:val="Standard"/>
        <w:autoSpaceDE w:val="0"/>
        <w:jc w:val="both"/>
        <w:rPr>
          <w:lang w:val="en-US"/>
        </w:rPr>
      </w:pPr>
    </w:p>
    <w:p w14:paraId="49B50E86" w14:textId="77777777" w:rsidR="00D958C8" w:rsidRDefault="00D958C8">
      <w:pPr>
        <w:pStyle w:val="Standard"/>
        <w:autoSpaceDE w:val="0"/>
        <w:jc w:val="both"/>
        <w:rPr>
          <w:lang w:val="en-US"/>
        </w:rPr>
      </w:pPr>
    </w:p>
    <w:p w14:paraId="41FB0DA9" w14:textId="77777777" w:rsidR="00D958C8" w:rsidRDefault="00D958C8">
      <w:pPr>
        <w:pStyle w:val="Standard"/>
        <w:autoSpaceDE w:val="0"/>
        <w:jc w:val="both"/>
        <w:rPr>
          <w:lang w:val="en-US"/>
        </w:rPr>
      </w:pPr>
    </w:p>
    <w:p w14:paraId="7C0AC0F5" w14:textId="77777777" w:rsidR="00D958C8" w:rsidRDefault="00D958C8">
      <w:pPr>
        <w:pStyle w:val="Standard"/>
        <w:autoSpaceDE w:val="0"/>
        <w:jc w:val="both"/>
        <w:rPr>
          <w:lang w:val="en-US"/>
        </w:rPr>
      </w:pPr>
    </w:p>
    <w:p w14:paraId="252DEE2C" w14:textId="77777777" w:rsidR="00540A7A" w:rsidRDefault="00540A7A">
      <w:pPr>
        <w:pStyle w:val="Standard"/>
        <w:autoSpaceDE w:val="0"/>
        <w:jc w:val="both"/>
        <w:rPr>
          <w:ins w:id="482" w:author="jiang" w:date="2014-02-14T12:31:00Z"/>
          <w:lang w:val="en-US"/>
        </w:rPr>
      </w:pPr>
    </w:p>
    <w:p w14:paraId="4D4BF645" w14:textId="77777777" w:rsidR="00DB6E22" w:rsidRDefault="00DB6E22">
      <w:pPr>
        <w:pStyle w:val="Standard"/>
        <w:autoSpaceDE w:val="0"/>
        <w:jc w:val="both"/>
        <w:rPr>
          <w:ins w:id="483" w:author="jiang" w:date="2014-02-14T12:31:00Z"/>
          <w:lang w:val="en-US"/>
        </w:rPr>
      </w:pPr>
    </w:p>
    <w:p w14:paraId="76338204" w14:textId="77777777" w:rsidR="00DB6E22" w:rsidRDefault="00DB6E22">
      <w:pPr>
        <w:pStyle w:val="Standard"/>
        <w:autoSpaceDE w:val="0"/>
        <w:jc w:val="both"/>
        <w:rPr>
          <w:ins w:id="484" w:author="jiang" w:date="2014-02-14T12:32:00Z"/>
          <w:lang w:val="en-US"/>
        </w:rPr>
      </w:pPr>
    </w:p>
    <w:p w14:paraId="310FC233" w14:textId="77777777" w:rsidR="00DB6E22" w:rsidRDefault="00DB6E22">
      <w:pPr>
        <w:pStyle w:val="Standard"/>
        <w:autoSpaceDE w:val="0"/>
        <w:jc w:val="both"/>
        <w:rPr>
          <w:lang w:val="en-US"/>
        </w:rPr>
      </w:pPr>
    </w:p>
    <w:p w14:paraId="63B3CF88" w14:textId="28404CC9" w:rsidR="004F068D" w:rsidRPr="00362708" w:rsidRDefault="004F068D">
      <w:pPr>
        <w:pStyle w:val="Standard"/>
        <w:autoSpaceDE w:val="0"/>
        <w:jc w:val="both"/>
        <w:rPr>
          <w:lang w:val="en-US"/>
        </w:rPr>
      </w:pPr>
    </w:p>
    <w:p w14:paraId="042D8DF2" w14:textId="09E66840" w:rsidR="00864B98" w:rsidRPr="00362708" w:rsidRDefault="007E0D58">
      <w:pPr>
        <w:pStyle w:val="Standard"/>
        <w:autoSpaceDE w:val="0"/>
        <w:jc w:val="both"/>
        <w:rPr>
          <w:lang w:val="en-US"/>
        </w:rPr>
      </w:pPr>
      <w:r>
        <w:rPr>
          <w:noProof/>
          <w:lang w:val="en-US" w:eastAsia="zh-CN" w:bidi="ar-SA"/>
        </w:rPr>
        <mc:AlternateContent>
          <mc:Choice Requires="wpg">
            <w:drawing>
              <wp:anchor distT="0" distB="0" distL="114300" distR="114300" simplePos="0" relativeHeight="251761152" behindDoc="0" locked="0" layoutInCell="1" allowOverlap="1" wp14:anchorId="673A083C" wp14:editId="0F3CAF94">
                <wp:simplePos x="0" y="0"/>
                <wp:positionH relativeFrom="column">
                  <wp:posOffset>932463</wp:posOffset>
                </wp:positionH>
                <wp:positionV relativeFrom="paragraph">
                  <wp:posOffset>19685</wp:posOffset>
                </wp:positionV>
                <wp:extent cx="4339887" cy="5442998"/>
                <wp:effectExtent l="0" t="0" r="22860" b="24765"/>
                <wp:wrapNone/>
                <wp:docPr id="72" name="Group 72"/>
                <wp:cNvGraphicFramePr/>
                <a:graphic xmlns:a="http://schemas.openxmlformats.org/drawingml/2006/main">
                  <a:graphicData uri="http://schemas.microsoft.com/office/word/2010/wordprocessingGroup">
                    <wpg:wgp>
                      <wpg:cNvGrpSpPr/>
                      <wpg:grpSpPr>
                        <a:xfrm>
                          <a:off x="0" y="0"/>
                          <a:ext cx="4339887" cy="5442998"/>
                          <a:chOff x="0" y="0"/>
                          <a:chExt cx="4339887" cy="5442998"/>
                        </a:xfrm>
                      </wpg:grpSpPr>
                      <wps:wsp>
                        <wps:cNvPr id="6" name="Straight Connector 6"/>
                        <wps:cNvCnPr/>
                        <wps:spPr>
                          <a:xfrm>
                            <a:off x="3850547" y="4118994"/>
                            <a:ext cx="4850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1241570"/>
                            <a:ext cx="3898265" cy="8375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B9F9B" w14:textId="13F3F697" w:rsidR="00FF2D60" w:rsidRDefault="00FF2D60" w:rsidP="00A55390">
                              <w:pPr>
                                <w:jc w:val="center"/>
                              </w:pPr>
                              <w:r>
                                <w:t xml:space="preserve">Read the I </w:t>
                              </w:r>
                              <w:proofErr w:type="spellStart"/>
                              <w:proofErr w:type="gramStart"/>
                              <w:r>
                                <w:rPr>
                                  <w:vertAlign w:val="superscript"/>
                                </w:rPr>
                                <w:t>th</w:t>
                              </w:r>
                              <w:proofErr w:type="spellEnd"/>
                              <w:proofErr w:type="gramEnd"/>
                              <w:r>
                                <w:rPr>
                                  <w:vertAlign w:val="superscript"/>
                                </w:rPr>
                                <w:t xml:space="preserve"> </w:t>
                              </w:r>
                              <w:r>
                                <w:t>group triple files from three file-lists and save them in temporary files,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flipV="1">
                            <a:off x="4337108" y="1015068"/>
                            <a:ext cx="0" cy="31010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Flowchart: Preparation 23"/>
                        <wps:cNvSpPr/>
                        <wps:spPr>
                          <a:xfrm>
                            <a:off x="159391" y="0"/>
                            <a:ext cx="3476729" cy="82396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6D63AE67" w14:textId="77777777" w:rsidR="00FF2D60" w:rsidRDefault="00FF2D60" w:rsidP="00EA1265">
                              <w:pPr>
                                <w:jc w:val="center"/>
                              </w:pPr>
                              <w:proofErr w:type="gramStart"/>
                              <w:r>
                                <w:t>one-year-</w:t>
                              </w:r>
                              <w:proofErr w:type="spellStart"/>
                              <w:r>
                                <w:t>ndvi</w:t>
                              </w:r>
                              <w:proofErr w:type="spellEnd"/>
                              <w:r>
                                <w:t>-file</w:t>
                              </w:r>
                              <w:proofErr w:type="gramEnd"/>
                              <w:r>
                                <w:t xml:space="preserve"> list,</w:t>
                              </w:r>
                            </w:p>
                            <w:p w14:paraId="30A0C5A2" w14:textId="4D90712A" w:rsidR="00FF2D60" w:rsidRDefault="00FF2D60" w:rsidP="00EA1265">
                              <w:pPr>
                                <w:jc w:val="center"/>
                              </w:pPr>
                              <w:proofErr w:type="gramStart"/>
                              <w:r>
                                <w:t>one-year-</w:t>
                              </w:r>
                              <w:proofErr w:type="spellStart"/>
                              <w:r>
                                <w:t>bq</w:t>
                              </w:r>
                              <w:proofErr w:type="spellEnd"/>
                              <w:r>
                                <w:t>-file</w:t>
                              </w:r>
                              <w:proofErr w:type="gramEnd"/>
                              <w:r>
                                <w:t xml:space="preserve"> list,</w:t>
                              </w:r>
                            </w:p>
                            <w:p w14:paraId="22CAA421" w14:textId="7733477E" w:rsidR="00FF2D60" w:rsidRDefault="00FF2D60" w:rsidP="00EA1265">
                              <w:pPr>
                                <w:jc w:val="center"/>
                              </w:pPr>
                              <w:proofErr w:type="gramStart"/>
                              <w:r>
                                <w:t>one-year-</w:t>
                              </w:r>
                              <w:proofErr w:type="spellStart"/>
                              <w:r>
                                <w:t>cloudmask</w:t>
                              </w:r>
                              <w:proofErr w:type="spellEnd"/>
                              <w:r>
                                <w:t>-file</w:t>
                              </w:r>
                              <w:proofErr w:type="gramEnd"/>
                              <w: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Decision 24"/>
                        <wps:cNvSpPr/>
                        <wps:spPr>
                          <a:xfrm>
                            <a:off x="167780" y="3657600"/>
                            <a:ext cx="3683000" cy="9271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14C6355" w14:textId="70779F5E" w:rsidR="00FF2D60" w:rsidRDefault="00FF2D60" w:rsidP="00EA1265">
                              <w:pPr>
                                <w:jc w:val="center"/>
                              </w:pPr>
                              <w:proofErr w:type="gramStart"/>
                              <w:r>
                                <w:t>Is</w:t>
                              </w:r>
                              <w:proofErr w:type="gramEnd"/>
                              <w:r>
                                <w:t xml:space="preserve"> </w:t>
                              </w:r>
                              <w:r w:rsidRPr="00076B2D">
                                <w:t>the</w:t>
                              </w:r>
                              <w:r>
                                <w:rPr>
                                  <w:vertAlign w:val="superscript"/>
                                </w:rPr>
                                <w:t xml:space="preserve"> </w:t>
                              </w:r>
                              <w:r>
                                <w:t xml:space="preserve">I </w:t>
                              </w:r>
                              <w:proofErr w:type="spellStart"/>
                              <w:r>
                                <w:rPr>
                                  <w:vertAlign w:val="superscript"/>
                                </w:rPr>
                                <w:t>th</w:t>
                              </w:r>
                              <w:proofErr w:type="spellEnd"/>
                              <w:r>
                                <w:t xml:space="preserve"> group of triple files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owchart: Process 26"/>
                        <wps:cNvSpPr/>
                        <wps:spPr>
                          <a:xfrm>
                            <a:off x="159391" y="2701255"/>
                            <a:ext cx="3689350" cy="6883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C35516B" w14:textId="2072C51A" w:rsidR="00FF2D60" w:rsidRDefault="00FF2D60" w:rsidP="007B1317">
                              <w:pPr>
                                <w:jc w:val="center"/>
                              </w:pPr>
                              <w:r>
                                <w:t xml:space="preserve">Stack the temporary files together to get a one-year-stacked NDVI, </w:t>
                              </w:r>
                              <w:proofErr w:type="spellStart"/>
                              <w:r>
                                <w:t>bq</w:t>
                              </w:r>
                              <w:proofErr w:type="spellEnd"/>
                              <w:r>
                                <w:t xml:space="preserve">, and </w:t>
                              </w:r>
                              <w:proofErr w:type="spellStart"/>
                              <w:r>
                                <w:t>cloudmask</w:t>
                              </w:r>
                              <w:proofErr w:type="spellEnd"/>
                              <w:r>
                                <w:t xml:space="preserve"> files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Terminator 27"/>
                        <wps:cNvSpPr/>
                        <wps:spPr>
                          <a:xfrm>
                            <a:off x="536895" y="4915948"/>
                            <a:ext cx="2908300" cy="5270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19475694" w14:textId="32B02E8E" w:rsidR="00FF2D60" w:rsidRDefault="00FF2D60" w:rsidP="007B1317">
                              <w:pPr>
                                <w:jc w:val="center"/>
                              </w:pPr>
                              <w:r>
                                <w:t>Three one-year-stacked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963024" y="813732"/>
                            <a:ext cx="0"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971413" y="2080470"/>
                            <a:ext cx="0" cy="6291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996580" y="3397541"/>
                            <a:ext cx="0" cy="260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046914" y="4580389"/>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1971413" y="1015068"/>
                            <a:ext cx="23684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2" o:spid="_x0000_s1050" style="position:absolute;left:0;text-align:left;margin-left:73.4pt;margin-top:1.55pt;width:341.7pt;height:428.6pt;z-index:251761152" coordsize="43398,5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">
                <v:line id="Straight Connector 6" o:spid="_x0000_s1051" style="position:absolute;visibility:visible;mso-wrap-style:square" from="38505,41189" to="43356,41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coaMMAAADaAAAADwAAAGRycy9kb3ducmV2LnhtbESPUWvCQBCE34X+h2MLfdNLLQ02eooU&#10;ClJ90fYHbHNrEsztpXdbjf76niD4OMzMN8xs0btWHSnExrOB51EGirj0tuHKwPfXx3ACKgqyxdYz&#10;GThThMX8YTDDwvoTb+m4k0olCMcCDdQiXaF1LGtyGEe+I07e3geHkmSotA14SnDX6nGW5dphw2mh&#10;xo7eayoPuz9n4He9WcXzTzuW/PXyeQjLyZu8RGOeHvvlFJRQL/fwrb2yBnK4Xkk3Q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3KGjDAAAA2gAAAA8AAAAAAAAAAAAA&#10;AAAAoQIAAGRycy9kb3ducmV2LnhtbFBLBQYAAAAABAAEAPkAAACRAwAAAAA=&#10;" strokecolor="#4579b8 [3044]"/>
                <v:rect id="Rectangle 54" o:spid="_x0000_s1052" style="position:absolute;top:12415;width:3898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4FsQA&#10;AADbAAAADwAAAGRycy9kb3ducmV2LnhtbESPQWvCQBSE74X+h+UVvNVNxGqJrkEEoTmEUjX0+sg+&#10;k2D2bchuk/jv3UKhx2FmvmG26WRaMVDvGssK4nkEgri0uuFKweV8fH0H4TyyxtYyKbiTg3T3/LTF&#10;RNuRv2g4+UoECLsEFdTed4mUrqzJoJvbjjh4V9sb9EH2ldQ9jgFuWrmIopU02HBYqLGjQ03l7fRj&#10;FOSrPF9gVnwXWXHI3DrWn/6qlZq9TPsNCE+T/w//tT+0grcl/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OBbEAAAA2wAAAA8AAAAAAAAAAAAAAAAAmAIAAGRycy9k&#10;b3ducmV2LnhtbFBLBQYAAAAABAAEAPUAAACJAwAAAAA=&#10;" fillcolor="white [3201]" strokecolor="#f79646 [3209]" strokeweight="2pt">
                  <v:textbox>
                    <w:txbxContent>
                      <w:p w14:paraId="0BBB9F9B" w14:textId="13F3F697" w:rsidR="00FF2D60" w:rsidRDefault="00FF2D60" w:rsidP="00A55390">
                        <w:pPr>
                          <w:jc w:val="center"/>
                        </w:pPr>
                        <w:r>
                          <w:t xml:space="preserve">Read the I </w:t>
                        </w:r>
                        <w:proofErr w:type="spellStart"/>
                        <w:proofErr w:type="gramStart"/>
                        <w:r>
                          <w:rPr>
                            <w:vertAlign w:val="superscript"/>
                          </w:rPr>
                          <w:t>th</w:t>
                        </w:r>
                        <w:proofErr w:type="spellEnd"/>
                        <w:proofErr w:type="gramEnd"/>
                        <w:r>
                          <w:rPr>
                            <w:vertAlign w:val="superscript"/>
                          </w:rPr>
                          <w:t xml:space="preserve"> </w:t>
                        </w:r>
                        <w:r>
                          <w:t>group triple files from three file-lists and save them in temporary files, respectively.</w:t>
                        </w:r>
                      </w:p>
                    </w:txbxContent>
                  </v:textbox>
                </v:rect>
                <v:line id="Straight Connector 22" o:spid="_x0000_s1053" style="position:absolute;flip:y;visibility:visible;mso-wrap-style:square" from="43371,10150" to="43371,4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s+r8YAAADbAAAADwAAAGRycy9kb3ducmV2LnhtbESPT2vCQBTE7wW/w/IEb3VjLFWiq0hB&#10;DApt/XPw+Mg+k2D2bZpdTeqn7xYKPQ4z8xtmvuxMJe7UuNKygtEwAkGcWV1yruB0XD9PQTiPrLGy&#10;TAq+ycFy0XuaY6Jty3u6H3wuAoRdggoK7+tESpcVZNANbU0cvIttDPogm1zqBtsAN5WMo+hVGiw5&#10;LBRY01tB2fVwMwrSlLfbB68/zqPPr40fl7v3l3ai1KDfrWYgPHX+P/zXTrWCOIb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LPq/GAAAA2wAAAA8AAAAAAAAA&#10;AAAAAAAAoQIAAGRycy9kb3ducmV2LnhtbFBLBQYAAAAABAAEAPkAAACUAwAAAAA=&#10;" strokecolor="#4579b8 [3044]"/>
                <v:shapetype id="_x0000_t117" coordsize="21600,21600" o:spt="117" path="m4353,l17214,r4386,10800l17214,21600r-12861,l,10800xe">
                  <v:stroke joinstyle="miter"/>
                  <v:path gradientshapeok="t" o:connecttype="rect" textboxrect="4353,0,17214,21600"/>
                </v:shapetype>
                <v:shape id="Flowchart: Preparation 23" o:spid="_x0000_s1054" type="#_x0000_t117" style="position:absolute;left:1593;width:34768;height:8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my8UA&#10;AADbAAAADwAAAGRycy9kb3ducmV2LnhtbESPQWvCQBSE7wX/w/IEb3WTWEpJXaWEGLz00FTQ4zP7&#10;moRm34bsaqK/vlso9DjMzDfMejuZTlxpcK1lBfEyAkFcWd1yreDwuXt8AeE8ssbOMim4kYPtZvaw&#10;xlTbkT/oWvpaBAi7FBU03veplK5qyKBb2p44eF92MOiDHGqpBxwD3HQyiaJnabDlsNBgT1lD1Xd5&#10;MQry43sW5zI7FRf5lN3Hc3E89IlSi/n09grC0+T/w3/tvVaQrOD3S/gB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ebLxQAAANsAAAAPAAAAAAAAAAAAAAAAAJgCAABkcnMv&#10;ZG93bnJldi54bWxQSwUGAAAAAAQABAD1AAAAigMAAAAA&#10;" fillcolor="white [3201]" strokecolor="#f79646 [3209]" strokeweight="2pt">
                  <v:textbox>
                    <w:txbxContent>
                      <w:p w14:paraId="6D63AE67" w14:textId="77777777" w:rsidR="00FF2D60" w:rsidRDefault="00FF2D60" w:rsidP="00EA1265">
                        <w:pPr>
                          <w:jc w:val="center"/>
                        </w:pPr>
                        <w:proofErr w:type="gramStart"/>
                        <w:r>
                          <w:t>one-year-</w:t>
                        </w:r>
                        <w:proofErr w:type="spellStart"/>
                        <w:r>
                          <w:t>ndvi</w:t>
                        </w:r>
                        <w:proofErr w:type="spellEnd"/>
                        <w:r>
                          <w:t>-file</w:t>
                        </w:r>
                        <w:proofErr w:type="gramEnd"/>
                        <w:r>
                          <w:t xml:space="preserve"> list,</w:t>
                        </w:r>
                      </w:p>
                      <w:p w14:paraId="30A0C5A2" w14:textId="4D90712A" w:rsidR="00FF2D60" w:rsidRDefault="00FF2D60" w:rsidP="00EA1265">
                        <w:pPr>
                          <w:jc w:val="center"/>
                        </w:pPr>
                        <w:proofErr w:type="gramStart"/>
                        <w:r>
                          <w:t>one-year-</w:t>
                        </w:r>
                        <w:proofErr w:type="spellStart"/>
                        <w:r>
                          <w:t>bq</w:t>
                        </w:r>
                        <w:proofErr w:type="spellEnd"/>
                        <w:r>
                          <w:t>-file</w:t>
                        </w:r>
                        <w:proofErr w:type="gramEnd"/>
                        <w:r>
                          <w:t xml:space="preserve"> list,</w:t>
                        </w:r>
                      </w:p>
                      <w:p w14:paraId="22CAA421" w14:textId="7733477E" w:rsidR="00FF2D60" w:rsidRDefault="00FF2D60" w:rsidP="00EA1265">
                        <w:pPr>
                          <w:jc w:val="center"/>
                        </w:pPr>
                        <w:proofErr w:type="gramStart"/>
                        <w:r>
                          <w:t>one-year-</w:t>
                        </w:r>
                        <w:proofErr w:type="spellStart"/>
                        <w:r>
                          <w:t>cloudmask</w:t>
                        </w:r>
                        <w:proofErr w:type="spellEnd"/>
                        <w:r>
                          <w:t>-file</w:t>
                        </w:r>
                        <w:proofErr w:type="gramEnd"/>
                        <w:r>
                          <w:t xml:space="preserve"> list</w:t>
                        </w:r>
                      </w:p>
                    </w:txbxContent>
                  </v:textbox>
                </v:shape>
                <v:shapetype id="_x0000_t110" coordsize="21600,21600" o:spt="110" path="m10800,l,10800,10800,21600,21600,10800xe">
                  <v:stroke joinstyle="miter"/>
                  <v:path gradientshapeok="t" o:connecttype="rect" textboxrect="5400,5400,16200,16200"/>
                </v:shapetype>
                <v:shape id="Flowchart: Decision 24" o:spid="_x0000_s1055" type="#_x0000_t110" style="position:absolute;left:1677;top:36576;width:36830;height:9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2kMQA&#10;AADbAAAADwAAAGRycy9kb3ducmV2LnhtbESPQWvCQBSE74X+h+UJvdWNaZEaXUUKSo+NFsXbI/vM&#10;RrNvQ3Y1qb++WxA8DjPzDTNb9LYWV2p95VjBaJiAIC6crrhU8LNdvX6A8AFZY+2YFPySh8X8+WmG&#10;mXYd53TdhFJECPsMFZgQmkxKXxiy6IeuIY7e0bUWQ5RtKXWLXYTbWqZJMpYWK44LBhv6NFScNxer&#10;4MZptz7Y7ffkli93ezb56e3SK/Uy6JdTEIH68Ajf219aQfoO/1/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rNpDEAAAA2wAAAA8AAAAAAAAAAAAAAAAAmAIAAGRycy9k&#10;b3ducmV2LnhtbFBLBQYAAAAABAAEAPUAAACJAwAAAAA=&#10;" fillcolor="white [3201]" strokecolor="#f79646 [3209]" strokeweight="2pt">
                  <v:textbox>
                    <w:txbxContent>
                      <w:p w14:paraId="514C6355" w14:textId="70779F5E" w:rsidR="00FF2D60" w:rsidRDefault="00FF2D60" w:rsidP="00EA1265">
                        <w:pPr>
                          <w:jc w:val="center"/>
                        </w:pPr>
                        <w:proofErr w:type="gramStart"/>
                        <w:r>
                          <w:t>Is</w:t>
                        </w:r>
                        <w:proofErr w:type="gramEnd"/>
                        <w:r>
                          <w:t xml:space="preserve"> </w:t>
                        </w:r>
                        <w:r w:rsidRPr="00076B2D">
                          <w:t>the</w:t>
                        </w:r>
                        <w:r>
                          <w:rPr>
                            <w:vertAlign w:val="superscript"/>
                          </w:rPr>
                          <w:t xml:space="preserve"> </w:t>
                        </w:r>
                        <w:r>
                          <w:t xml:space="preserve">I </w:t>
                        </w:r>
                        <w:proofErr w:type="spellStart"/>
                        <w:r>
                          <w:rPr>
                            <w:vertAlign w:val="superscript"/>
                          </w:rPr>
                          <w:t>th</w:t>
                        </w:r>
                        <w:proofErr w:type="spellEnd"/>
                        <w:r>
                          <w:t xml:space="preserve"> group of triple files processed?</w:t>
                        </w:r>
                      </w:p>
                    </w:txbxContent>
                  </v:textbox>
                </v:shape>
                <v:shapetype id="_x0000_t109" coordsize="21600,21600" o:spt="109" path="m,l,21600r21600,l21600,xe">
                  <v:stroke joinstyle="miter"/>
                  <v:path gradientshapeok="t" o:connecttype="rect"/>
                </v:shapetype>
                <v:shape id="Flowchart: Process 26" o:spid="_x0000_s1056" type="#_x0000_t109" style="position:absolute;left:1593;top:27012;width:36894;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gTcMA&#10;AADbAAAADwAAAGRycy9kb3ducmV2LnhtbESPzWrCQBSF9wXfYbiCm1InugghOooURW1XpkXo7pK5&#10;TYKZO2FmovHtnULB5eH8fJzlejCtuJLzjWUFs2kCgri0uuFKwffX7i0D4QOyxtYyKbiTh/Vq9LLE&#10;XNsbn+hahErEEfY5KqhD6HIpfVmTQT+1HXH0fq0zGKJ0ldQOb3HctHKeJKk02HAk1NjRe03lpehN&#10;5Pb71+2HcdnnxW43VZ/+ZOZ8VGoyHjYLEIGG8Az/tw9awTyFv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YgTcMAAADbAAAADwAAAAAAAAAAAAAAAACYAgAAZHJzL2Rv&#10;d25yZXYueG1sUEsFBgAAAAAEAAQA9QAAAIgDAAAAAA==&#10;" fillcolor="white [3201]" strokecolor="#f79646 [3209]" strokeweight="2pt">
                  <v:textbox>
                    <w:txbxContent>
                      <w:p w14:paraId="0C35516B" w14:textId="2072C51A" w:rsidR="00FF2D60" w:rsidRDefault="00FF2D60" w:rsidP="007B1317">
                        <w:pPr>
                          <w:jc w:val="center"/>
                        </w:pPr>
                        <w:r>
                          <w:t xml:space="preserve">Stack the temporary files together to get a one-year-stacked NDVI, </w:t>
                        </w:r>
                        <w:proofErr w:type="spellStart"/>
                        <w:r>
                          <w:t>bq</w:t>
                        </w:r>
                        <w:proofErr w:type="spellEnd"/>
                        <w:r>
                          <w:t xml:space="preserve">, and </w:t>
                        </w:r>
                        <w:proofErr w:type="spellStart"/>
                        <w:r>
                          <w:t>cloudmask</w:t>
                        </w:r>
                        <w:proofErr w:type="spellEnd"/>
                        <w:r>
                          <w:t xml:space="preserve"> files </w:t>
                        </w:r>
                      </w:p>
                    </w:txbxContent>
                  </v:textbox>
                </v:shape>
                <v:shape id="Flowchart: Terminator 27" o:spid="_x0000_s1057" type="#_x0000_t116" style="position:absolute;left:5368;top:49159;width:29083;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l6MUA&#10;AADbAAAADwAAAGRycy9kb3ducmV2LnhtbESPQWvCQBSE74L/YXmF3symOViJrqKipQUvtaHnR/aZ&#10;BLNvY3Y1SX+9KxQ8DjPzDbNY9aYWN2pdZVnBWxSDIM6trrhQkP3sJzMQziNrrC2TgoEcrJbj0QJT&#10;bTv+ptvRFyJA2KWooPS+SaV0eUkGXWQb4uCdbGvQB9kWUrfYBbipZRLHU2mw4rBQYkPbkvLz8WoU&#10;fMndJqmv++xy/tj2u+nf7Hc4HJR6fenXcxCeev8M/7c/tYLkHR5fw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uXoxQAAANsAAAAPAAAAAAAAAAAAAAAAAJgCAABkcnMv&#10;ZG93bnJldi54bWxQSwUGAAAAAAQABAD1AAAAigMAAAAA&#10;" fillcolor="white [3201]" strokecolor="#f79646 [3209]" strokeweight="2pt">
                  <v:textbox>
                    <w:txbxContent>
                      <w:p w14:paraId="19475694" w14:textId="32B02E8E" w:rsidR="00FF2D60" w:rsidRDefault="00FF2D60" w:rsidP="007B1317">
                        <w:pPr>
                          <w:jc w:val="center"/>
                        </w:pPr>
                        <w:r>
                          <w:t>Three one-year-stacked files</w:t>
                        </w:r>
                      </w:p>
                    </w:txbxContent>
                  </v:textbox>
                </v:shape>
                <v:shape id="Straight Arrow Connector 28" o:spid="_x0000_s1058" type="#_x0000_t32" style="position:absolute;left:19630;top:8137;width:0;height:4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bcAAAADbAAAADwAAAGRycy9kb3ducmV2LnhtbERPTWuDQBC9F/Iflgn0VtekWMS4EQlI&#10;cm3aQHKbuBOVuLPiron9991DocfH+86L2fTiQaPrLCtYRTEI4trqjhsF31/VWwrCeWSNvWVS8EMO&#10;iu3iJcdM2yd/0uPoGxFC2GWooPV+yKR0dUsGXWQH4sDd7GjQBzg2Uo/4DOGml+s4/pAGOw4NLQ60&#10;a6m+Hyej4P12nfepL2Vane1umpIkOVUXpV6Xc7kB4Wn2/+I/90ErWIex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ChG3AAAAA2wAAAA8AAAAAAAAAAAAAAAAA&#10;oQIAAGRycy9kb3ducmV2LnhtbFBLBQYAAAAABAAEAPkAAACOAwAAAAA=&#10;" strokecolor="#4579b8 [3044]">
                  <v:stroke endarrow="open"/>
                </v:shape>
                <v:shape id="Straight Arrow Connector 30" o:spid="_x0000_s1059" type="#_x0000_t32" style="position:absolute;left:19714;top:20804;width:0;height:6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60" type="#_x0000_t32" style="position:absolute;left:19965;top:33975;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61" type="#_x0000_t32" style="position:absolute;left:20469;top:45803;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shape id="Straight Arrow Connector 33" o:spid="_x0000_s1062" type="#_x0000_t32" style="position:absolute;left:19714;top:10150;width:236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group>
            </w:pict>
          </mc:Fallback>
        </mc:AlternateContent>
      </w:r>
    </w:p>
    <w:p w14:paraId="62AB21DA" w14:textId="77777777" w:rsidR="00864B98" w:rsidRPr="00362708" w:rsidRDefault="00864B98">
      <w:pPr>
        <w:pStyle w:val="Standard"/>
        <w:autoSpaceDE w:val="0"/>
        <w:jc w:val="both"/>
        <w:rPr>
          <w:lang w:val="en-US"/>
        </w:rPr>
      </w:pPr>
    </w:p>
    <w:p w14:paraId="5A3E9717" w14:textId="77777777" w:rsidR="00864B98" w:rsidRPr="00362708" w:rsidRDefault="00864B98">
      <w:pPr>
        <w:pStyle w:val="Standard"/>
        <w:autoSpaceDE w:val="0"/>
        <w:jc w:val="both"/>
        <w:rPr>
          <w:lang w:val="en-US"/>
        </w:rPr>
      </w:pPr>
    </w:p>
    <w:p w14:paraId="2E37209A" w14:textId="2B3A211A" w:rsidR="00593FCF" w:rsidRPr="00362708" w:rsidRDefault="00593FCF">
      <w:pPr>
        <w:pStyle w:val="Standard"/>
        <w:autoSpaceDE w:val="0"/>
        <w:jc w:val="both"/>
        <w:rPr>
          <w:lang w:val="en-US"/>
        </w:rPr>
      </w:pPr>
    </w:p>
    <w:p w14:paraId="13EA8638" w14:textId="53FF531C" w:rsidR="00593FCF" w:rsidRPr="00362708" w:rsidRDefault="00593FCF">
      <w:pPr>
        <w:pStyle w:val="Standard"/>
        <w:autoSpaceDE w:val="0"/>
        <w:jc w:val="both"/>
        <w:rPr>
          <w:lang w:val="en-US"/>
        </w:rPr>
      </w:pPr>
    </w:p>
    <w:p w14:paraId="272BD6C1" w14:textId="50B0D239" w:rsidR="00593FCF" w:rsidRPr="00362708" w:rsidRDefault="00593FCF">
      <w:pPr>
        <w:pStyle w:val="Standard"/>
        <w:autoSpaceDE w:val="0"/>
        <w:jc w:val="both"/>
        <w:rPr>
          <w:lang w:val="en-US"/>
        </w:rPr>
      </w:pPr>
    </w:p>
    <w:p w14:paraId="57DA7DBB" w14:textId="0994B103" w:rsidR="00593FCF" w:rsidRPr="00362708" w:rsidRDefault="00593FCF">
      <w:pPr>
        <w:pStyle w:val="Standard"/>
        <w:autoSpaceDE w:val="0"/>
        <w:jc w:val="both"/>
        <w:rPr>
          <w:lang w:val="en-US"/>
        </w:rPr>
      </w:pPr>
    </w:p>
    <w:p w14:paraId="7416640B" w14:textId="063C3C73" w:rsidR="00593FCF" w:rsidRPr="00362708" w:rsidRDefault="00593FCF">
      <w:pPr>
        <w:pStyle w:val="Standard"/>
        <w:autoSpaceDE w:val="0"/>
        <w:jc w:val="both"/>
        <w:rPr>
          <w:lang w:val="en-US"/>
        </w:rPr>
      </w:pPr>
    </w:p>
    <w:p w14:paraId="1A08F688" w14:textId="77777777" w:rsidR="00593FCF" w:rsidRPr="00362708" w:rsidRDefault="00593FCF">
      <w:pPr>
        <w:pStyle w:val="Standard"/>
        <w:autoSpaceDE w:val="0"/>
        <w:jc w:val="both"/>
        <w:rPr>
          <w:lang w:val="en-US"/>
        </w:rPr>
      </w:pPr>
    </w:p>
    <w:p w14:paraId="64E66EAF" w14:textId="3D4A25BB" w:rsidR="00593FCF" w:rsidRPr="00362708" w:rsidRDefault="002B54DA">
      <w:pPr>
        <w:pStyle w:val="Standard"/>
        <w:autoSpaceDE w:val="0"/>
        <w:jc w:val="both"/>
        <w:rPr>
          <w:lang w:val="en-US"/>
        </w:rPr>
      </w:pPr>
      <w:r>
        <w:rPr>
          <w:noProof/>
          <w:lang w:val="en-US" w:eastAsia="zh-CN" w:bidi="ar-SA"/>
        </w:rPr>
        <mc:AlternateContent>
          <mc:Choice Requires="wps">
            <w:drawing>
              <wp:anchor distT="0" distB="0" distL="114300" distR="114300" simplePos="0" relativeHeight="251557376" behindDoc="0" locked="0" layoutInCell="1" allowOverlap="1" wp14:anchorId="60964FDF" wp14:editId="12830CD9">
                <wp:simplePos x="0" y="0"/>
                <wp:positionH relativeFrom="column">
                  <wp:posOffset>2391202</wp:posOffset>
                </wp:positionH>
                <wp:positionV relativeFrom="paragraph">
                  <wp:posOffset>70395</wp:posOffset>
                </wp:positionV>
                <wp:extent cx="0" cy="215900"/>
                <wp:effectExtent l="95250" t="0" r="76200" b="50800"/>
                <wp:wrapNone/>
                <wp:docPr id="29" name="Straight Arrow Connector 29"/>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88.3pt;margin-top:5.55pt;width:0;height:17pt;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" strokecolor="#4579b8 [3044]">
                <v:stroke endarrow="open"/>
              </v:shape>
            </w:pict>
          </mc:Fallback>
        </mc:AlternateContent>
      </w:r>
    </w:p>
    <w:p w14:paraId="77312103" w14:textId="77891D01" w:rsidR="00593FCF" w:rsidRPr="00362708" w:rsidRDefault="00593FCF">
      <w:pPr>
        <w:pStyle w:val="Standard"/>
        <w:autoSpaceDE w:val="0"/>
        <w:jc w:val="both"/>
        <w:rPr>
          <w:lang w:val="en-US"/>
        </w:rPr>
      </w:pPr>
    </w:p>
    <w:p w14:paraId="32CC7071" w14:textId="14D675C9" w:rsidR="00593FCF" w:rsidRPr="00362708" w:rsidRDefault="00593FCF">
      <w:pPr>
        <w:pStyle w:val="Standard"/>
        <w:autoSpaceDE w:val="0"/>
        <w:jc w:val="both"/>
        <w:rPr>
          <w:lang w:val="en-US"/>
        </w:rPr>
      </w:pPr>
    </w:p>
    <w:p w14:paraId="68027EBB" w14:textId="6A18E41F" w:rsidR="00593FCF" w:rsidRPr="00362708" w:rsidRDefault="00593FCF">
      <w:pPr>
        <w:pStyle w:val="Standard"/>
        <w:autoSpaceDE w:val="0"/>
        <w:jc w:val="both"/>
        <w:rPr>
          <w:lang w:val="en-US"/>
        </w:rPr>
      </w:pPr>
    </w:p>
    <w:p w14:paraId="29A506BB" w14:textId="3BC17A8F" w:rsidR="00F816E6" w:rsidRDefault="00F816E6"/>
    <w:p w14:paraId="42C4CA6A" w14:textId="20561970" w:rsidR="004F068D" w:rsidRPr="00362708" w:rsidRDefault="004F068D">
      <w:pPr>
        <w:pStyle w:val="Standard"/>
        <w:autoSpaceDE w:val="0"/>
        <w:jc w:val="both"/>
        <w:rPr>
          <w:lang w:val="en-US"/>
        </w:rPr>
      </w:pPr>
    </w:p>
    <w:p w14:paraId="12960F5D" w14:textId="002C044E" w:rsidR="004F068D" w:rsidRPr="00362708" w:rsidRDefault="004F068D">
      <w:pPr>
        <w:pStyle w:val="Standard"/>
        <w:autoSpaceDE w:val="0"/>
        <w:jc w:val="both"/>
        <w:rPr>
          <w:lang w:val="en-US"/>
        </w:rPr>
      </w:pPr>
    </w:p>
    <w:p w14:paraId="21D827DF" w14:textId="47DC0A50" w:rsidR="004F068D" w:rsidRPr="00362708" w:rsidRDefault="004F068D">
      <w:pPr>
        <w:pStyle w:val="Standard"/>
        <w:autoSpaceDE w:val="0"/>
        <w:jc w:val="both"/>
        <w:rPr>
          <w:lang w:val="en-US"/>
        </w:rPr>
      </w:pPr>
    </w:p>
    <w:p w14:paraId="7C7E5B9E" w14:textId="77777777" w:rsidR="004F068D" w:rsidRPr="00362708" w:rsidRDefault="004F068D">
      <w:pPr>
        <w:pStyle w:val="Standard"/>
        <w:autoSpaceDE w:val="0"/>
        <w:jc w:val="both"/>
        <w:rPr>
          <w:lang w:val="en-US"/>
        </w:rPr>
      </w:pPr>
    </w:p>
    <w:p w14:paraId="168DB2CA" w14:textId="77777777" w:rsidR="004F068D" w:rsidRPr="00362708" w:rsidRDefault="004F068D">
      <w:pPr>
        <w:pStyle w:val="Standard"/>
        <w:autoSpaceDE w:val="0"/>
        <w:jc w:val="both"/>
        <w:rPr>
          <w:lang w:val="en-US"/>
        </w:rPr>
      </w:pPr>
    </w:p>
    <w:p w14:paraId="5510A28F" w14:textId="230C837F" w:rsidR="004F068D" w:rsidRPr="00362708" w:rsidRDefault="004F068D">
      <w:pPr>
        <w:pStyle w:val="Standard"/>
        <w:autoSpaceDE w:val="0"/>
        <w:jc w:val="both"/>
        <w:rPr>
          <w:lang w:val="en-US"/>
        </w:rPr>
      </w:pPr>
    </w:p>
    <w:p w14:paraId="7A39241C" w14:textId="77777777" w:rsidR="004F068D" w:rsidRPr="00362708" w:rsidRDefault="004F068D">
      <w:pPr>
        <w:pStyle w:val="Standard"/>
        <w:autoSpaceDE w:val="0"/>
        <w:jc w:val="both"/>
        <w:rPr>
          <w:lang w:val="en-US"/>
        </w:rPr>
      </w:pPr>
    </w:p>
    <w:p w14:paraId="7D2B300B" w14:textId="35615AE9" w:rsidR="004F068D" w:rsidRPr="00362708" w:rsidRDefault="004F068D">
      <w:pPr>
        <w:pStyle w:val="Standard"/>
        <w:autoSpaceDE w:val="0"/>
        <w:jc w:val="both"/>
        <w:rPr>
          <w:lang w:val="en-US"/>
        </w:rPr>
      </w:pPr>
    </w:p>
    <w:p w14:paraId="7CDF0928" w14:textId="77777777" w:rsidR="00593FCF" w:rsidRPr="00362708" w:rsidRDefault="00593FCF">
      <w:pPr>
        <w:pStyle w:val="Standard"/>
        <w:autoSpaceDE w:val="0"/>
        <w:jc w:val="both"/>
        <w:rPr>
          <w:lang w:val="en-US"/>
        </w:rPr>
      </w:pPr>
    </w:p>
    <w:p w14:paraId="136F4AC8" w14:textId="277DE557" w:rsidR="004F068D" w:rsidRPr="00362708" w:rsidRDefault="004F068D">
      <w:pPr>
        <w:pStyle w:val="Standard"/>
        <w:autoSpaceDE w:val="0"/>
        <w:jc w:val="both"/>
        <w:rPr>
          <w:lang w:val="en-US"/>
        </w:rPr>
      </w:pPr>
    </w:p>
    <w:p w14:paraId="2F9488E3" w14:textId="77777777" w:rsidR="004F068D" w:rsidRPr="00362708" w:rsidRDefault="004F068D">
      <w:pPr>
        <w:pStyle w:val="Standard"/>
        <w:autoSpaceDE w:val="0"/>
        <w:jc w:val="both"/>
        <w:rPr>
          <w:lang w:val="en-US"/>
        </w:rPr>
      </w:pPr>
    </w:p>
    <w:p w14:paraId="70544913" w14:textId="77777777" w:rsidR="004F068D" w:rsidRPr="00362708" w:rsidRDefault="004F068D">
      <w:pPr>
        <w:pStyle w:val="Standard"/>
        <w:autoSpaceDE w:val="0"/>
        <w:jc w:val="both"/>
        <w:rPr>
          <w:lang w:val="en-US"/>
        </w:rPr>
      </w:pPr>
    </w:p>
    <w:p w14:paraId="6C844B38" w14:textId="184D59E6" w:rsidR="004F068D" w:rsidRPr="00362708" w:rsidRDefault="004F068D">
      <w:pPr>
        <w:pStyle w:val="Standard"/>
        <w:autoSpaceDE w:val="0"/>
        <w:jc w:val="both"/>
        <w:rPr>
          <w:lang w:val="en-US"/>
        </w:rPr>
      </w:pPr>
    </w:p>
    <w:p w14:paraId="2A46A426" w14:textId="77777777" w:rsidR="004F068D" w:rsidRPr="00362708" w:rsidRDefault="004F068D">
      <w:pPr>
        <w:pStyle w:val="Standard"/>
        <w:autoSpaceDE w:val="0"/>
        <w:jc w:val="both"/>
        <w:rPr>
          <w:lang w:val="en-US"/>
        </w:rPr>
      </w:pPr>
    </w:p>
    <w:p w14:paraId="73140292" w14:textId="3D73301F" w:rsidR="004F068D" w:rsidRPr="00362708" w:rsidRDefault="004F068D">
      <w:pPr>
        <w:pStyle w:val="Standard"/>
        <w:autoSpaceDE w:val="0"/>
        <w:jc w:val="both"/>
        <w:rPr>
          <w:lang w:val="en-US"/>
        </w:rPr>
      </w:pPr>
    </w:p>
    <w:p w14:paraId="61B380CA" w14:textId="77777777" w:rsidR="004F068D" w:rsidRPr="00362708" w:rsidRDefault="004F068D">
      <w:pPr>
        <w:pStyle w:val="Standard"/>
        <w:autoSpaceDE w:val="0"/>
        <w:jc w:val="both"/>
        <w:rPr>
          <w:lang w:val="en-US"/>
        </w:rPr>
      </w:pPr>
    </w:p>
    <w:p w14:paraId="3E60B8FF" w14:textId="77777777" w:rsidR="004F068D" w:rsidRPr="00362708" w:rsidRDefault="004F068D">
      <w:pPr>
        <w:pStyle w:val="Standard"/>
        <w:autoSpaceDE w:val="0"/>
        <w:jc w:val="both"/>
        <w:rPr>
          <w:lang w:val="en-US"/>
        </w:rPr>
      </w:pPr>
    </w:p>
    <w:p w14:paraId="1FA5F2E5" w14:textId="77777777" w:rsidR="004F068D" w:rsidRPr="00362708" w:rsidRDefault="004F068D">
      <w:pPr>
        <w:pStyle w:val="Standard"/>
        <w:autoSpaceDE w:val="0"/>
        <w:jc w:val="both"/>
        <w:rPr>
          <w:lang w:val="en-US"/>
        </w:rPr>
      </w:pPr>
    </w:p>
    <w:p w14:paraId="3C63F004" w14:textId="77777777" w:rsidR="004F068D" w:rsidRPr="00362708" w:rsidRDefault="004F068D">
      <w:pPr>
        <w:pStyle w:val="Standard"/>
        <w:autoSpaceDE w:val="0"/>
        <w:jc w:val="both"/>
        <w:rPr>
          <w:lang w:val="en-US"/>
        </w:rPr>
      </w:pPr>
    </w:p>
    <w:p w14:paraId="3107A22B" w14:textId="6C8FB0DC" w:rsidR="004F068D" w:rsidRPr="00F9278B" w:rsidRDefault="001019CF" w:rsidP="00025B43">
      <w:pPr>
        <w:pStyle w:val="Caption"/>
        <w:jc w:val="center"/>
        <w:rPr>
          <w:lang w:val="en-US"/>
        </w:rPr>
      </w:pPr>
      <w:r w:rsidRPr="00025B43">
        <w:rPr>
          <w:i w:val="0"/>
        </w:rPr>
        <w:t xml:space="preserve">Figure </w:t>
      </w:r>
      <w:r>
        <w:rPr>
          <w:i w:val="0"/>
        </w:rPr>
        <w:t>2.</w:t>
      </w:r>
      <w:r w:rsidRPr="00025B43">
        <w:rPr>
          <w:i w:val="0"/>
        </w:rPr>
        <w:fldChar w:fldCharType="begin"/>
      </w:r>
      <w:r w:rsidRPr="00025B43">
        <w:rPr>
          <w:i w:val="0"/>
        </w:rPr>
        <w:instrText xml:space="preserve"> SEQ Figure \* ARABIC </w:instrText>
      </w:r>
      <w:r w:rsidRPr="00025B43">
        <w:rPr>
          <w:i w:val="0"/>
        </w:rPr>
        <w:fldChar w:fldCharType="separate"/>
      </w:r>
      <w:r w:rsidR="00D92B37">
        <w:rPr>
          <w:i w:val="0"/>
          <w:noProof/>
        </w:rPr>
        <w:t>3</w:t>
      </w:r>
      <w:r w:rsidRPr="00025B43">
        <w:rPr>
          <w:i w:val="0"/>
        </w:rPr>
        <w:fldChar w:fldCharType="end"/>
      </w:r>
      <w:r w:rsidR="0028360C">
        <w:rPr>
          <w:i w:val="0"/>
        </w:rPr>
        <w:t>.</w:t>
      </w:r>
      <w:r w:rsidRPr="00025B43">
        <w:rPr>
          <w:i w:val="0"/>
        </w:rPr>
        <w:t xml:space="preserve"> Flowchart of </w:t>
      </w:r>
      <w:r w:rsidR="00314C39" w:rsidRPr="00025B43">
        <w:rPr>
          <w:i w:val="0"/>
        </w:rPr>
        <w:t>s</w:t>
      </w:r>
      <w:r w:rsidR="00314C39">
        <w:rPr>
          <w:i w:val="0"/>
        </w:rPr>
        <w:t>ta</w:t>
      </w:r>
      <w:r w:rsidR="00314C39" w:rsidRPr="00025B43">
        <w:rPr>
          <w:i w:val="0"/>
        </w:rPr>
        <w:t xml:space="preserve">cking </w:t>
      </w:r>
      <w:r w:rsidRPr="00025B43">
        <w:rPr>
          <w:i w:val="0"/>
        </w:rPr>
        <w:t>processing</w:t>
      </w:r>
    </w:p>
    <w:p w14:paraId="0CE52098" w14:textId="77777777" w:rsidR="004F068D" w:rsidRPr="00362708" w:rsidRDefault="004F068D">
      <w:pPr>
        <w:pStyle w:val="Standard"/>
        <w:autoSpaceDE w:val="0"/>
        <w:jc w:val="both"/>
        <w:rPr>
          <w:lang w:val="en-US"/>
        </w:rPr>
      </w:pPr>
    </w:p>
    <w:p w14:paraId="4C122A44" w14:textId="77777777" w:rsidR="003C5E40" w:rsidRDefault="003C5E40">
      <w:pPr>
        <w:pStyle w:val="Standard"/>
        <w:autoSpaceDE w:val="0"/>
        <w:jc w:val="both"/>
        <w:rPr>
          <w:lang w:val="en-US"/>
        </w:rPr>
      </w:pPr>
    </w:p>
    <w:p w14:paraId="6FEC6351" w14:textId="79CFE9AA" w:rsidR="003C5E40" w:rsidRDefault="005B4EE9">
      <w:pPr>
        <w:pStyle w:val="Standard"/>
        <w:autoSpaceDE w:val="0"/>
        <w:jc w:val="both"/>
        <w:rPr>
          <w:lang w:val="en-US"/>
        </w:rPr>
      </w:pPr>
      <w:r>
        <w:rPr>
          <w:lang w:val="en-US"/>
        </w:rPr>
        <w:t>B. Calculation of NDVI metrics</w:t>
      </w:r>
      <w:r w:rsidR="00197BAF" w:rsidRPr="00197BAF">
        <w:rPr>
          <w:lang w:val="en-US"/>
        </w:rPr>
        <w:t xml:space="preserve"> </w:t>
      </w:r>
      <w:r w:rsidR="00197BAF">
        <w:rPr>
          <w:lang w:val="en-US"/>
        </w:rPr>
        <w:t>(</w:t>
      </w:r>
      <w:r w:rsidR="00197BAF" w:rsidRPr="005B4EE9">
        <w:rPr>
          <w:lang w:val="en-US"/>
        </w:rPr>
        <w:t>avhrr_calculate_ndvi_metrics_tile.pro</w:t>
      </w:r>
      <w:r w:rsidR="00197BAF">
        <w:rPr>
          <w:lang w:val="en-US"/>
        </w:rPr>
        <w:t>)</w:t>
      </w:r>
    </w:p>
    <w:p w14:paraId="5AAB1ADA" w14:textId="77777777" w:rsidR="003C5E40" w:rsidRDefault="003C5E40">
      <w:pPr>
        <w:pStyle w:val="Standard"/>
        <w:autoSpaceDE w:val="0"/>
        <w:jc w:val="both"/>
        <w:rPr>
          <w:lang w:val="en-US"/>
        </w:rPr>
      </w:pPr>
    </w:p>
    <w:p w14:paraId="4B6DE6D7" w14:textId="6AF8C275" w:rsidR="005B4EE9" w:rsidRDefault="005B4EE9" w:rsidP="0069298B">
      <w:pPr>
        <w:pStyle w:val="Standard"/>
        <w:autoSpaceDE w:val="0"/>
        <w:ind w:firstLine="706"/>
        <w:jc w:val="both"/>
        <w:rPr>
          <w:lang w:val="en-US"/>
        </w:rPr>
      </w:pPr>
      <w:r>
        <w:rPr>
          <w:lang w:val="en-US"/>
        </w:rPr>
        <w:t>The second part of the AVHRR-derived NDVI metrics algorithm</w:t>
      </w:r>
      <w:r w:rsidR="00197BAF">
        <w:rPr>
          <w:lang w:val="en-US"/>
        </w:rPr>
        <w:t xml:space="preserve"> </w:t>
      </w:r>
      <w:r>
        <w:rPr>
          <w:lang w:val="en-US"/>
        </w:rPr>
        <w:t>is calculation of NDVI metrics. Figure 2</w:t>
      </w:r>
      <w:r w:rsidR="006F3724">
        <w:rPr>
          <w:lang w:val="en-US"/>
        </w:rPr>
        <w:t>.4 shows the logic of how to calculate NDVI metrics.  The program intake</w:t>
      </w:r>
      <w:r w:rsidR="00ED7239">
        <w:rPr>
          <w:lang w:val="en-US"/>
        </w:rPr>
        <w:t>s</w:t>
      </w:r>
      <w:r w:rsidR="006F3724">
        <w:rPr>
          <w:lang w:val="en-US"/>
        </w:rPr>
        <w:t xml:space="preserve"> three stacked files: </w:t>
      </w:r>
      <w:proofErr w:type="spellStart"/>
      <w:r w:rsidR="006F3724">
        <w:rPr>
          <w:lang w:val="en-US"/>
        </w:rPr>
        <w:t>stacked_ndvi_file</w:t>
      </w:r>
      <w:proofErr w:type="spellEnd"/>
      <w:r w:rsidR="006F3724">
        <w:rPr>
          <w:lang w:val="en-US"/>
        </w:rPr>
        <w:t xml:space="preserve">, </w:t>
      </w:r>
      <w:proofErr w:type="spellStart"/>
      <w:r w:rsidR="006F3724">
        <w:rPr>
          <w:lang w:val="en-US"/>
        </w:rPr>
        <w:t>stacked_bq_file</w:t>
      </w:r>
      <w:proofErr w:type="spellEnd"/>
      <w:r w:rsidR="006F3724">
        <w:rPr>
          <w:lang w:val="en-US"/>
        </w:rPr>
        <w:t xml:space="preserve">, and </w:t>
      </w:r>
      <w:proofErr w:type="spellStart"/>
      <w:r w:rsidR="006F3724">
        <w:rPr>
          <w:lang w:val="en-US"/>
        </w:rPr>
        <w:t>stacked_cldmsk_file</w:t>
      </w:r>
      <w:proofErr w:type="spellEnd"/>
      <w:r w:rsidR="006F3724">
        <w:rPr>
          <w:lang w:val="en-US"/>
        </w:rPr>
        <w:t xml:space="preserve">. </w:t>
      </w:r>
      <w:r w:rsidR="00ED7239">
        <w:rPr>
          <w:lang w:val="en-US"/>
        </w:rPr>
        <w:t xml:space="preserve">It goes through each pixel to </w:t>
      </w:r>
      <w:r w:rsidR="00197BAF">
        <w:rPr>
          <w:lang w:val="en-US"/>
        </w:rPr>
        <w:t xml:space="preserve">do </w:t>
      </w:r>
      <w:r w:rsidR="00ED7239">
        <w:rPr>
          <w:lang w:val="en-US"/>
        </w:rPr>
        <w:t>interpolation</w:t>
      </w:r>
      <w:r w:rsidR="00197BAF">
        <w:rPr>
          <w:lang w:val="en-US"/>
        </w:rPr>
        <w:t xml:space="preserve"> and </w:t>
      </w:r>
      <w:r w:rsidR="00ED7239">
        <w:rPr>
          <w:lang w:val="en-US"/>
        </w:rPr>
        <w:t>smoothing</w:t>
      </w:r>
      <w:r w:rsidR="00197BAF">
        <w:rPr>
          <w:lang w:val="en-US"/>
        </w:rPr>
        <w:t xml:space="preserve"> of NDVI time series</w:t>
      </w:r>
      <w:r w:rsidR="00ED7239">
        <w:rPr>
          <w:lang w:val="en-US"/>
        </w:rPr>
        <w:t xml:space="preserve"> and calculation</w:t>
      </w:r>
      <w:r w:rsidR="00197BAF">
        <w:rPr>
          <w:lang w:val="en-US"/>
        </w:rPr>
        <w:t xml:space="preserve"> of metrics.</w:t>
      </w:r>
      <w:r w:rsidR="00ED7239">
        <w:rPr>
          <w:lang w:val="en-US"/>
        </w:rPr>
        <w:t xml:space="preserve"> </w:t>
      </w:r>
    </w:p>
    <w:p w14:paraId="5CEB6EF4" w14:textId="77777777" w:rsidR="005B4EE9" w:rsidRDefault="005B4EE9">
      <w:pPr>
        <w:pStyle w:val="Standard"/>
        <w:autoSpaceDE w:val="0"/>
        <w:jc w:val="both"/>
        <w:rPr>
          <w:lang w:val="en-US"/>
        </w:rPr>
      </w:pPr>
    </w:p>
    <w:p w14:paraId="4F0C78E8" w14:textId="77777777" w:rsidR="005B4EE9" w:rsidRDefault="005B4EE9">
      <w:pPr>
        <w:pStyle w:val="Standard"/>
        <w:autoSpaceDE w:val="0"/>
        <w:jc w:val="both"/>
        <w:rPr>
          <w:lang w:val="en-US"/>
        </w:rPr>
      </w:pPr>
    </w:p>
    <w:p w14:paraId="26B5F7E4" w14:textId="77777777" w:rsidR="00197BAF" w:rsidRDefault="00197BAF">
      <w:pPr>
        <w:pStyle w:val="Standard"/>
        <w:autoSpaceDE w:val="0"/>
        <w:jc w:val="both"/>
        <w:rPr>
          <w:lang w:val="en-US"/>
        </w:rPr>
      </w:pPr>
    </w:p>
    <w:p w14:paraId="2DF3A1D9" w14:textId="77777777" w:rsidR="00197BAF" w:rsidRDefault="00197BAF">
      <w:pPr>
        <w:pStyle w:val="Standard"/>
        <w:autoSpaceDE w:val="0"/>
        <w:jc w:val="both"/>
        <w:rPr>
          <w:lang w:val="en-US"/>
        </w:rPr>
      </w:pPr>
    </w:p>
    <w:p w14:paraId="7694C843" w14:textId="77777777" w:rsidR="00197BAF" w:rsidRDefault="00197BAF">
      <w:pPr>
        <w:pStyle w:val="Standard"/>
        <w:autoSpaceDE w:val="0"/>
        <w:jc w:val="both"/>
        <w:rPr>
          <w:lang w:val="en-US"/>
        </w:rPr>
      </w:pPr>
    </w:p>
    <w:p w14:paraId="44D3A8A7" w14:textId="77777777" w:rsidR="00197BAF" w:rsidRDefault="00197BAF">
      <w:pPr>
        <w:pStyle w:val="Standard"/>
        <w:autoSpaceDE w:val="0"/>
        <w:jc w:val="both"/>
        <w:rPr>
          <w:lang w:val="en-US"/>
        </w:rPr>
      </w:pPr>
    </w:p>
    <w:p w14:paraId="06F9E151" w14:textId="77777777" w:rsidR="00197BAF" w:rsidRDefault="00197BAF">
      <w:pPr>
        <w:pStyle w:val="Standard"/>
        <w:autoSpaceDE w:val="0"/>
        <w:jc w:val="both"/>
        <w:rPr>
          <w:ins w:id="485" w:author="jiang" w:date="2014-02-14T12:22:00Z"/>
          <w:lang w:val="en-US"/>
        </w:rPr>
      </w:pPr>
    </w:p>
    <w:p w14:paraId="2CED7DD5" w14:textId="77777777" w:rsidR="00DA2FD5" w:rsidRDefault="00DA2FD5">
      <w:pPr>
        <w:pStyle w:val="Standard"/>
        <w:autoSpaceDE w:val="0"/>
        <w:jc w:val="both"/>
        <w:rPr>
          <w:lang w:val="en-US"/>
        </w:rPr>
      </w:pPr>
    </w:p>
    <w:p w14:paraId="3B45A150" w14:textId="77777777" w:rsidR="00197BAF" w:rsidRDefault="00197BAF">
      <w:pPr>
        <w:pStyle w:val="Standard"/>
        <w:autoSpaceDE w:val="0"/>
        <w:jc w:val="both"/>
        <w:rPr>
          <w:lang w:val="en-US"/>
        </w:rPr>
      </w:pPr>
    </w:p>
    <w:p w14:paraId="2E01326A" w14:textId="77777777" w:rsidR="00DA2FD5" w:rsidRDefault="00DA2FD5">
      <w:pPr>
        <w:pStyle w:val="Standard"/>
        <w:autoSpaceDE w:val="0"/>
        <w:jc w:val="both"/>
        <w:rPr>
          <w:ins w:id="486" w:author="jiang" w:date="2014-02-14T12:22:00Z"/>
          <w:lang w:val="en-US"/>
        </w:rPr>
      </w:pPr>
    </w:p>
    <w:p w14:paraId="2C873632" w14:textId="2F4D9F25" w:rsidR="005B4EE9" w:rsidRDefault="00E0265F">
      <w:pPr>
        <w:pStyle w:val="Standard"/>
        <w:autoSpaceDE w:val="0"/>
        <w:jc w:val="both"/>
        <w:rPr>
          <w:lang w:val="en-US"/>
        </w:rPr>
      </w:pPr>
      <w:r>
        <w:rPr>
          <w:noProof/>
          <w:lang w:val="en-US" w:eastAsia="zh-CN" w:bidi="ar-SA"/>
        </w:rPr>
        <mc:AlternateContent>
          <mc:Choice Requires="wpg">
            <w:drawing>
              <wp:anchor distT="0" distB="0" distL="114300" distR="114300" simplePos="0" relativeHeight="251779584" behindDoc="0" locked="0" layoutInCell="1" allowOverlap="1" wp14:anchorId="4FDF1D6A" wp14:editId="7F4ADAF4">
                <wp:simplePos x="0" y="0"/>
                <wp:positionH relativeFrom="column">
                  <wp:posOffset>1200744</wp:posOffset>
                </wp:positionH>
                <wp:positionV relativeFrom="paragraph">
                  <wp:posOffset>111125</wp:posOffset>
                </wp:positionV>
                <wp:extent cx="3867639" cy="7935799"/>
                <wp:effectExtent l="0" t="0" r="38100" b="27305"/>
                <wp:wrapNone/>
                <wp:docPr id="115" name="Group 115"/>
                <wp:cNvGraphicFramePr/>
                <a:graphic xmlns:a="http://schemas.openxmlformats.org/drawingml/2006/main">
                  <a:graphicData uri="http://schemas.microsoft.com/office/word/2010/wordprocessingGroup">
                    <wpg:wgp>
                      <wpg:cNvGrpSpPr/>
                      <wpg:grpSpPr>
                        <a:xfrm>
                          <a:off x="0" y="0"/>
                          <a:ext cx="3867639" cy="7935799"/>
                          <a:chOff x="0" y="0"/>
                          <a:chExt cx="3867639" cy="7935799"/>
                        </a:xfrm>
                      </wpg:grpSpPr>
                      <wps:wsp>
                        <wps:cNvPr id="60" name="Flowchart: Preparation 60"/>
                        <wps:cNvSpPr/>
                        <wps:spPr>
                          <a:xfrm>
                            <a:off x="0" y="0"/>
                            <a:ext cx="3134360" cy="93027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36B5D339" w14:textId="41DF6F24" w:rsidR="00FF2D60" w:rsidRDefault="00FF2D60" w:rsidP="008A18D2">
                              <w:pPr>
                                <w:jc w:val="center"/>
                              </w:pPr>
                              <w:r>
                                <w:t>Stacked-</w:t>
                              </w:r>
                              <w:proofErr w:type="spellStart"/>
                              <w:r>
                                <w:t>ndvi</w:t>
                              </w:r>
                              <w:proofErr w:type="spellEnd"/>
                              <w:r>
                                <w:t>-file</w:t>
                              </w:r>
                            </w:p>
                            <w:p w14:paraId="2D661FD1" w14:textId="65C4BEFD" w:rsidR="00FF2D60" w:rsidRDefault="00FF2D60" w:rsidP="008A18D2">
                              <w:pPr>
                                <w:jc w:val="center"/>
                              </w:pPr>
                              <w:r>
                                <w:t>Stacked-</w:t>
                              </w:r>
                              <w:proofErr w:type="spellStart"/>
                              <w:r>
                                <w:t>bq</w:t>
                              </w:r>
                              <w:proofErr w:type="spellEnd"/>
                              <w:r>
                                <w:t>-file</w:t>
                              </w:r>
                            </w:p>
                            <w:p w14:paraId="08F2CD90" w14:textId="2EB2C8C2" w:rsidR="00FF2D60" w:rsidRDefault="00FF2D60" w:rsidP="008A18D2">
                              <w:pPr>
                                <w:jc w:val="center"/>
                              </w:pPr>
                              <w:r>
                                <w:t>Stacked-</w:t>
                              </w:r>
                              <w:proofErr w:type="spellStart"/>
                              <w:r>
                                <w:t>cldmsk</w:t>
                              </w:r>
                              <w:proofErr w:type="spell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lowchart: Process 61"/>
                        <wps:cNvSpPr/>
                        <wps:spPr>
                          <a:xfrm>
                            <a:off x="0" y="1291904"/>
                            <a:ext cx="3279775" cy="63756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BBD6A9B" w14:textId="2DA4147A" w:rsidR="00FF2D60" w:rsidRPr="005B4EE9" w:rsidRDefault="00FF2D60" w:rsidP="008A18D2">
                              <w:pPr>
                                <w:jc w:val="center"/>
                              </w:pPr>
                              <w:r>
                                <w:t xml:space="preserve">Read the three time series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Process 62"/>
                        <wps:cNvSpPr/>
                        <wps:spPr>
                          <a:xfrm>
                            <a:off x="50334" y="2340528"/>
                            <a:ext cx="3279775" cy="64595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EAF6D57" w14:textId="658407B4" w:rsidR="00FF2D60" w:rsidRPr="008766E8" w:rsidRDefault="00FF2D60" w:rsidP="008A18D2">
                              <w:pPr>
                                <w:jc w:val="center"/>
                              </w:pPr>
                              <w:r>
                                <w:t xml:space="preserve">Interpolate the NDVI time series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ocess 64"/>
                        <wps:cNvSpPr/>
                        <wps:spPr>
                          <a:xfrm>
                            <a:off x="50334" y="3347207"/>
                            <a:ext cx="3279775" cy="60388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F972DEE" w14:textId="055732A1" w:rsidR="00FF2D60" w:rsidRPr="008766E8" w:rsidRDefault="00FF2D60" w:rsidP="008A18D2">
                              <w:pPr>
                                <w:jc w:val="center"/>
                              </w:pPr>
                              <w:r>
                                <w:t xml:space="preserve">Smooth the NDVI time series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ocess 65"/>
                        <wps:cNvSpPr/>
                        <wps:spPr>
                          <a:xfrm>
                            <a:off x="50334" y="4278385"/>
                            <a:ext cx="3279775" cy="5365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C07AA57" w14:textId="3E0F5B9B" w:rsidR="00FF2D60" w:rsidRPr="008766E8" w:rsidRDefault="00FF2D60" w:rsidP="008A18D2">
                              <w:pPr>
                                <w:jc w:val="center"/>
                              </w:pPr>
                              <w:r>
                                <w:t xml:space="preserve">Calculate the NDVI metrics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Decision 66"/>
                        <wps:cNvSpPr/>
                        <wps:spPr>
                          <a:xfrm>
                            <a:off x="50334" y="5209563"/>
                            <a:ext cx="3279775" cy="8890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5AB38D8" w14:textId="0821735E" w:rsidR="00FF2D60" w:rsidRDefault="00FF2D60" w:rsidP="008A18D2">
                              <w:pPr>
                                <w:jc w:val="center"/>
                              </w:pPr>
                              <w:r>
                                <w:t>Are all pixels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Magnetic Disk 67"/>
                        <wps:cNvSpPr/>
                        <wps:spPr>
                          <a:xfrm>
                            <a:off x="50334" y="6409189"/>
                            <a:ext cx="3329940" cy="71247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531B30C7" w14:textId="4AF19BC1" w:rsidR="00FF2D60" w:rsidRDefault="00FF2D60" w:rsidP="008A18D2">
                              <w:pPr>
                                <w:jc w:val="center"/>
                              </w:pPr>
                              <w:r>
                                <w:t>Write NDVI metrics and smoothed NDVI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owchart: Terminator 68"/>
                        <wps:cNvSpPr/>
                        <wps:spPr>
                          <a:xfrm>
                            <a:off x="805343" y="7407479"/>
                            <a:ext cx="1836420" cy="52832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0DC29BC1" w14:textId="732430AB" w:rsidR="00FF2D60" w:rsidRDefault="00FF2D60" w:rsidP="008A18D2">
                              <w:pPr>
                                <w:jc w:val="center"/>
                              </w:pPr>
                              <w:proofErr w:type="gramStart"/>
                              <w:r>
                                <w:t>stop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1702965" y="947956"/>
                            <a:ext cx="0" cy="360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1719743" y="1929468"/>
                            <a:ext cx="0" cy="4110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711354" y="2986481"/>
                            <a:ext cx="0" cy="3608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1702965" y="3951215"/>
                            <a:ext cx="0" cy="3272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719743" y="4815281"/>
                            <a:ext cx="133" cy="3942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1711354" y="6098796"/>
                            <a:ext cx="0" cy="3103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1719743" y="7122253"/>
                            <a:ext cx="0" cy="302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3330429" y="5645791"/>
                            <a:ext cx="5372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flipV="1">
                            <a:off x="3825379" y="1107347"/>
                            <a:ext cx="42260" cy="45384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H="1">
                            <a:off x="1702965" y="1107347"/>
                            <a:ext cx="21215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15" o:spid="_x0000_s1063" style="position:absolute;left:0;text-align:left;margin-left:94.55pt;margin-top:8.75pt;width:304.55pt;height:624.85pt;z-index:251779584" coordsize="38676,7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">
                <v:shape id="Flowchart: Preparation 60" o:spid="_x0000_s1064" type="#_x0000_t117" style="position:absolute;width:31343;height:9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3BfMAA&#10;AADbAAAADwAAAGRycy9kb3ducmV2LnhtbERPTYvCMBC9L/gfwgje1lRZRKpRpKjsxYNa0OPYjG2x&#10;mZQm2uqvNwfB4+N9z5edqcSDGldaVjAaRiCIM6tLzhWkx83vFITzyBory6TgSQ6Wi97PHGNtW97T&#10;4+BzEULYxaig8L6OpXRZQQbd0NbEgbvaxqAPsMmlbrAN4aaS4yiaSIMlh4YCa0oKym6Hu1GwPu2S&#10;0Vom5+1d/iWv9rI9pfVYqUG/W81AeOr8V/xx/2sFk7A+fAk/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3BfMAAAADbAAAADwAAAAAAAAAAAAAAAACYAgAAZHJzL2Rvd25y&#10;ZXYueG1sUEsFBgAAAAAEAAQA9QAAAIUDAAAAAA==&#10;" fillcolor="white [3201]" strokecolor="#f79646 [3209]" strokeweight="2pt">
                  <v:textbox>
                    <w:txbxContent>
                      <w:p w14:paraId="36B5D339" w14:textId="41DF6F24" w:rsidR="00FF2D60" w:rsidRDefault="00FF2D60" w:rsidP="008A18D2">
                        <w:pPr>
                          <w:jc w:val="center"/>
                        </w:pPr>
                        <w:r>
                          <w:t>Stacked-</w:t>
                        </w:r>
                        <w:proofErr w:type="spellStart"/>
                        <w:r>
                          <w:t>ndvi</w:t>
                        </w:r>
                        <w:proofErr w:type="spellEnd"/>
                        <w:r>
                          <w:t>-file</w:t>
                        </w:r>
                      </w:p>
                      <w:p w14:paraId="2D661FD1" w14:textId="65C4BEFD" w:rsidR="00FF2D60" w:rsidRDefault="00FF2D60" w:rsidP="008A18D2">
                        <w:pPr>
                          <w:jc w:val="center"/>
                        </w:pPr>
                        <w:r>
                          <w:t>Stacked-</w:t>
                        </w:r>
                        <w:proofErr w:type="spellStart"/>
                        <w:r>
                          <w:t>bq</w:t>
                        </w:r>
                        <w:proofErr w:type="spellEnd"/>
                        <w:r>
                          <w:t>-file</w:t>
                        </w:r>
                      </w:p>
                      <w:p w14:paraId="08F2CD90" w14:textId="2EB2C8C2" w:rsidR="00FF2D60" w:rsidRDefault="00FF2D60" w:rsidP="008A18D2">
                        <w:pPr>
                          <w:jc w:val="center"/>
                        </w:pPr>
                        <w:r>
                          <w:t>Stacked-</w:t>
                        </w:r>
                        <w:proofErr w:type="spellStart"/>
                        <w:r>
                          <w:t>cldmsk</w:t>
                        </w:r>
                        <w:proofErr w:type="spellEnd"/>
                        <w:r>
                          <w:t xml:space="preserve"> file</w:t>
                        </w:r>
                      </w:p>
                    </w:txbxContent>
                  </v:textbox>
                </v:shape>
                <v:shape id="Flowchart: Process 61" o:spid="_x0000_s1065" type="#_x0000_t109" style="position:absolute;top:12919;width:32797;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B+cQA&#10;AADbAAAADwAAAGRycy9kb3ducmV2LnhtbESPS2vCQBSF90L/w3ALbqROdBFC6ihSLPWxMkqhu0vm&#10;Nglm7oSZiab/viMILg/n8XEWq8G04krON5YVzKYJCOLS6oYrBefT51sGwgdkja1lUvBHHlbLl9EC&#10;c21vfKRrESoRR9jnqKAOocul9GVNBv3UdsTR+7XOYIjSVVI7vMVx08p5kqTSYMORUGNHHzWVl6I3&#10;kdt/TTZ747LDxW7WVZ/+ZOZ7p9T4dVi/gwg0hGf40d5qBekM7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1AfnEAAAA2wAAAA8AAAAAAAAAAAAAAAAAmAIAAGRycy9k&#10;b3ducmV2LnhtbFBLBQYAAAAABAAEAPUAAACJAwAAAAA=&#10;" fillcolor="white [3201]" strokecolor="#f79646 [3209]" strokeweight="2pt">
                  <v:textbox>
                    <w:txbxContent>
                      <w:p w14:paraId="7BBD6A9B" w14:textId="2DA4147A" w:rsidR="00FF2D60" w:rsidRPr="005B4EE9" w:rsidRDefault="00FF2D60" w:rsidP="008A18D2">
                        <w:pPr>
                          <w:jc w:val="center"/>
                        </w:pPr>
                        <w:r>
                          <w:t xml:space="preserve">Read the three time series of the </w:t>
                        </w:r>
                        <w:proofErr w:type="spellStart"/>
                        <w:r>
                          <w:t>I</w:t>
                        </w:r>
                        <w:r>
                          <w:rPr>
                            <w:vertAlign w:val="superscript"/>
                          </w:rPr>
                          <w:t>th</w:t>
                        </w:r>
                        <w:proofErr w:type="spellEnd"/>
                        <w:r>
                          <w:t xml:space="preserve"> pixel</w:t>
                        </w:r>
                      </w:p>
                    </w:txbxContent>
                  </v:textbox>
                </v:shape>
                <v:shape id="Flowchart: Process 62" o:spid="_x0000_s1066" type="#_x0000_t109" style="position:absolute;left:503;top:23405;width:32798;height: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jsMA&#10;AADbAAAADwAAAGRycy9kb3ducmV2LnhtbESPzWrCQBSF9wXfYbiCm1InugghOooURW1XpkXo7pK5&#10;TYKZO2FmovHtnULB5eH8fJzlejCtuJLzjWUFs2kCgri0uuFKwffX7i0D4QOyxtYyKbiTh/Vq9LLE&#10;XNsbn+hahErEEfY5KqhD6HIpfVmTQT+1HXH0fq0zGKJ0ldQOb3HctHKeJKk02HAk1NjRe03lpehN&#10;5Pb71+2HcdnnxW43VZ/+ZOZ8VGoyHjYLEIGG8Az/tw9aQTqHv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fjsMAAADbAAAADwAAAAAAAAAAAAAAAACYAgAAZHJzL2Rv&#10;d25yZXYueG1sUEsFBgAAAAAEAAQA9QAAAIgDAAAAAA==&#10;" fillcolor="white [3201]" strokecolor="#f79646 [3209]" strokeweight="2pt">
                  <v:textbox>
                    <w:txbxContent>
                      <w:p w14:paraId="3EAF6D57" w14:textId="658407B4" w:rsidR="00FF2D60" w:rsidRPr="008766E8" w:rsidRDefault="00FF2D60" w:rsidP="008A18D2">
                        <w:pPr>
                          <w:jc w:val="center"/>
                        </w:pPr>
                        <w:r>
                          <w:t xml:space="preserve">Interpolate the NDVI time series of the </w:t>
                        </w:r>
                        <w:proofErr w:type="spellStart"/>
                        <w:r>
                          <w:t>I</w:t>
                        </w:r>
                        <w:r>
                          <w:rPr>
                            <w:vertAlign w:val="superscript"/>
                          </w:rPr>
                          <w:t>th</w:t>
                        </w:r>
                        <w:proofErr w:type="spellEnd"/>
                        <w:r>
                          <w:t xml:space="preserve"> pixel</w:t>
                        </w:r>
                      </w:p>
                    </w:txbxContent>
                  </v:textbox>
                </v:shape>
                <v:shape id="Flowchart: Process 64" o:spid="_x0000_s1067" type="#_x0000_t109" style="position:absolute;left:503;top:33472;width:32798;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iYcMA&#10;AADbAAAADwAAAGRycy9kb3ducmV2LnhtbESPX2vCMBTF3wd+h3CFvQxNJ1JKNYqIw809TUXw7dJc&#10;22JzU5JUu29vhMEeD+fPjzNf9qYRN3K+tqzgfZyAIC6srrlUcDx8jDIQPiBrbCyTgl/ysFwMXuaY&#10;a3vnH7rtQyniCPscFVQhtLmUvqjIoB/bljh6F+sMhihdKbXDexw3jZwkSSoN1hwJFba0rqi47jsT&#10;ud32bbMzLvu+2s2q7NJzZk5fSr0O+9UMRKA+/If/2p9aQTqF5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iYcMAAADbAAAADwAAAAAAAAAAAAAAAACYAgAAZHJzL2Rv&#10;d25yZXYueG1sUEsFBgAAAAAEAAQA9QAAAIgDAAAAAA==&#10;" fillcolor="white [3201]" strokecolor="#f79646 [3209]" strokeweight="2pt">
                  <v:textbox>
                    <w:txbxContent>
                      <w:p w14:paraId="4F972DEE" w14:textId="055732A1" w:rsidR="00FF2D60" w:rsidRPr="008766E8" w:rsidRDefault="00FF2D60" w:rsidP="008A18D2">
                        <w:pPr>
                          <w:jc w:val="center"/>
                        </w:pPr>
                        <w:r>
                          <w:t xml:space="preserve">Smooth the NDVI time series of the </w:t>
                        </w:r>
                        <w:proofErr w:type="spellStart"/>
                        <w:r>
                          <w:t>I</w:t>
                        </w:r>
                        <w:r>
                          <w:rPr>
                            <w:vertAlign w:val="superscript"/>
                          </w:rPr>
                          <w:t>th</w:t>
                        </w:r>
                        <w:proofErr w:type="spellEnd"/>
                        <w:r>
                          <w:t xml:space="preserve"> pixel</w:t>
                        </w:r>
                      </w:p>
                    </w:txbxContent>
                  </v:textbox>
                </v:shape>
                <v:shape id="Flowchart: Process 65" o:spid="_x0000_s1068" type="#_x0000_t109" style="position:absolute;left:503;top:42783;width:32798;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4H+sMA&#10;AADbAAAADwAAAGRycy9kb3ducmV2LnhtbESPX2vCMBTF3wd+h3CFvQxNJ1hKNYqIw809TUXw7dJc&#10;22JzU5JUu29vhMEeD+fPjzNf9qYRN3K+tqzgfZyAIC6srrlUcDx8jDIQPiBrbCyTgl/ysFwMXuaY&#10;a3vnH7rtQyniCPscFVQhtLmUvqjIoB/bljh6F+sMhihdKbXDexw3jZwkSSoN1hwJFba0rqi47jsT&#10;ud32bbMzLvu+2s2q7NJzZk5fSr0O+9UMRKA+/If/2p9aQTqF5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4H+sMAAADbAAAADwAAAAAAAAAAAAAAAACYAgAAZHJzL2Rv&#10;d25yZXYueG1sUEsFBgAAAAAEAAQA9QAAAIgDAAAAAA==&#10;" fillcolor="white [3201]" strokecolor="#f79646 [3209]" strokeweight="2pt">
                  <v:textbox>
                    <w:txbxContent>
                      <w:p w14:paraId="0C07AA57" w14:textId="3E0F5B9B" w:rsidR="00FF2D60" w:rsidRPr="008766E8" w:rsidRDefault="00FF2D60" w:rsidP="008A18D2">
                        <w:pPr>
                          <w:jc w:val="center"/>
                        </w:pPr>
                        <w:r>
                          <w:t xml:space="preserve">Calculate the NDVI metrics of the </w:t>
                        </w:r>
                        <w:proofErr w:type="spellStart"/>
                        <w:r>
                          <w:t>I</w:t>
                        </w:r>
                        <w:r>
                          <w:rPr>
                            <w:vertAlign w:val="superscript"/>
                          </w:rPr>
                          <w:t>th</w:t>
                        </w:r>
                        <w:proofErr w:type="spellEnd"/>
                        <w:r>
                          <w:t xml:space="preserve"> pixel</w:t>
                        </w:r>
                      </w:p>
                    </w:txbxContent>
                  </v:textbox>
                </v:shape>
                <v:shape id="Flowchart: Decision 66" o:spid="_x0000_s1069" type="#_x0000_t110" style="position:absolute;left:503;top:52095;width:32798;height:8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vMMA&#10;AADbAAAADwAAAGRycy9kb3ducmV2LnhtbESPQWvCQBSE74L/YXkFb3VTC6FGVxGhpUejYuntkX1m&#10;o9m3Ibua1F/fFQSPw8x8w8yXva3FlVpfOVbwNk5AEBdOV1wq2O8+Xz9A+ICssXZMCv7Iw3IxHMwx&#10;067jnK7bUIoIYZ+hAhNCk0npC0MW/dg1xNE7utZiiLItpW6xi3Bby0mSpNJixXHBYENrQ8V5e7EK&#10;bjzpvn7tbjO95avDD5v89H7plRq99KsZiEB9eIYf7W+tIE3h/iX+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0vMMAAADbAAAADwAAAAAAAAAAAAAAAACYAgAAZHJzL2Rv&#10;d25yZXYueG1sUEsFBgAAAAAEAAQA9QAAAIgDAAAAAA==&#10;" fillcolor="white [3201]" strokecolor="#f79646 [3209]" strokeweight="2pt">
                  <v:textbox>
                    <w:txbxContent>
                      <w:p w14:paraId="65AB38D8" w14:textId="0821735E" w:rsidR="00FF2D60" w:rsidRDefault="00FF2D60" w:rsidP="008A18D2">
                        <w:pPr>
                          <w:jc w:val="center"/>
                        </w:pPr>
                        <w:r>
                          <w:t>Are all pixels processed?</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7" o:spid="_x0000_s1070" type="#_x0000_t132" style="position:absolute;left:503;top:64091;width:33299;height:7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pCsYA&#10;AADbAAAADwAAAGRycy9kb3ducmV2LnhtbESPW2vCQBSE3wv+h+UIvhTdeEFtdBWRVgQfpN7At9Ps&#10;MQlmz4bsVuO/7wpCH4eZ+YaZzmtTiBtVLresoNuJQBAnVuecKjjsv9pjEM4jaywsk4IHOZjPGm9T&#10;jLW98zfddj4VAcIuRgWZ92UspUsyMug6tiQO3sVWBn2QVSp1hfcAN4XsRdFQGsw5LGRY0jKj5Lr7&#10;NQrOaXdweo+2/XJzPH8sP3HUX61+lGo168UEhKfa/4df7bVWMBzB80v4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IpCsYAAADbAAAADwAAAAAAAAAAAAAAAACYAgAAZHJz&#10;L2Rvd25yZXYueG1sUEsFBgAAAAAEAAQA9QAAAIsDAAAAAA==&#10;" fillcolor="white [3201]" strokecolor="#f79646 [3209]" strokeweight="2pt">
                  <v:textbox>
                    <w:txbxContent>
                      <w:p w14:paraId="531B30C7" w14:textId="4AF19BC1" w:rsidR="00FF2D60" w:rsidRDefault="00FF2D60" w:rsidP="008A18D2">
                        <w:pPr>
                          <w:jc w:val="center"/>
                        </w:pPr>
                        <w:r>
                          <w:t>Write NDVI metrics and smoothed NDVI data</w:t>
                        </w:r>
                      </w:p>
                    </w:txbxContent>
                  </v:textbox>
                </v:shape>
                <v:shape id="Flowchart: Terminator 68" o:spid="_x0000_s1071" type="#_x0000_t116" style="position:absolute;left:8053;top:74074;width:18364;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IWr4A&#10;AADbAAAADwAAAGRycy9kb3ducmV2LnhtbERPyw7BQBTdS/zD5ErsmLJopAxBEBIbj1jfdK620blT&#10;nUH5erOQWJ6c92TWmFI8qXaFZQWDfgSCOLW64EzB+bTujUA4j6yxtEwK3uRgNm23Jpho++IDPY8+&#10;EyGEXYIKcu+rREqX5mTQ9W1FHLirrQ36AOtM6hpfIdyUchhFsTRYcGjIsaJlTunt+DAKdnK1GJaP&#10;9fl+2yybVfwZXd77vVLdTjMfg/DU+L/4595qBXEYG76EHyC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3LyFq+AAAA2wAAAA8AAAAAAAAAAAAAAAAAmAIAAGRycy9kb3ducmV2&#10;LnhtbFBLBQYAAAAABAAEAPUAAACDAwAAAAA=&#10;" fillcolor="white [3201]" strokecolor="#f79646 [3209]" strokeweight="2pt">
                  <v:textbox>
                    <w:txbxContent>
                      <w:p w14:paraId="0DC29BC1" w14:textId="732430AB" w:rsidR="00FF2D60" w:rsidRDefault="00FF2D60" w:rsidP="008A18D2">
                        <w:pPr>
                          <w:jc w:val="center"/>
                        </w:pPr>
                        <w:proofErr w:type="gramStart"/>
                        <w:r>
                          <w:t>stop</w:t>
                        </w:r>
                        <w:proofErr w:type="gramEnd"/>
                      </w:p>
                    </w:txbxContent>
                  </v:textbox>
                </v:shape>
                <v:shape id="Straight Arrow Connector 71" o:spid="_x0000_s1072" type="#_x0000_t32" style="position:absolute;left:17029;top:9479;width:0;height:3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shape id="Straight Arrow Connector 91" o:spid="_x0000_s1073" type="#_x0000_t32" style="position:absolute;left:17197;top:19294;width:0;height:4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 id="Straight Arrow Connector 101" o:spid="_x0000_s1074" type="#_x0000_t32" style="position:absolute;left:17113;top:29864;width:0;height:3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Straight Arrow Connector 104" o:spid="_x0000_s1075" type="#_x0000_t32" style="position:absolute;left:17029;top:39512;width:0;height:3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5GcEAAADcAAAADwAAAGRycy9kb3ducmV2LnhtbERPTYvCMBC9L/gfwgje1lTXSqlGEaGs&#10;V91d0NvYjG2xmZQm1frvjSDsbR7vc5br3tTiRq2rLCuYjCMQxLnVFRcKfn+yzwSE88gaa8uk4EEO&#10;1qvBxxJTbe+8p9vBFyKEsEtRQel9k0rp8pIMurFtiAN3sa1BH2BbSN3iPYSbWk6jaC4NVhwaSmxo&#10;W1J+PXRGwdfl3H8nfiOT7Gi3XRfH8V92Umo07DcLEJ56/y9+u3c6zI9m8HomXC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wTkZwQAAANwAAAAPAAAAAAAAAAAAAAAA&#10;AKECAABkcnMvZG93bnJldi54bWxQSwUGAAAAAAQABAD5AAAAjwMAAAAA&#10;" strokecolor="#4579b8 [3044]">
                  <v:stroke endarrow="open"/>
                </v:shape>
                <v:shape id="Straight Arrow Connector 109" o:spid="_x0000_s1076" type="#_x0000_t32" style="position:absolute;left:17197;top:48152;width:1;height:3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Wh8EAAADcAAAADwAAAGRycy9kb3ducmV2LnhtbERPTYvCMBC9L/gfwgje1lSXLrUaRYSy&#10;XnV3QW9jM7bFZlKaVOu/N4LgbR7vcxar3tTiSq2rLCuYjCMQxLnVFRcK/n6zzwSE88gaa8uk4E4O&#10;VsvBxwJTbW+8o+veFyKEsEtRQel9k0rp8pIMurFtiAN3tq1BH2BbSN3iLYSbWk6j6FsarDg0lNjQ&#10;pqT8su+Mgq/zqf9J/Fom2cFuui6O4//sqNRo2K/nIDz1/i1+ubc6zI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wJaHwQAAANwAAAAPAAAAAAAAAAAAAAAA&#10;AKECAABkcnMvZG93bnJldi54bWxQSwUGAAAAAAQABAD5AAAAjwMAAAAA&#10;" strokecolor="#4579b8 [3044]">
                  <v:stroke endarrow="open"/>
                </v:shape>
                <v:shape id="Straight Arrow Connector 110" o:spid="_x0000_s1077" type="#_x0000_t32" style="position:absolute;left:17113;top:60987;width:0;height:3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px8QAAADcAAAADwAAAGRycy9kb3ducmV2LnhtbESPQWvCQBCF70L/wzJCb7qxJRJSVxEh&#10;6LW2QnubZsckmJ0N2Y2m/945CN5meG/e+2a1GV2rrtSHxrOBxTwBRVx623Bl4PurmGWgQkS22Hom&#10;A/8UYLN+mawwt/7Gn3Q9xkpJCIccDdQxdrnWoazJYZj7jli0s+8dRln7StsebxLuWv2WJEvtsGFp&#10;qLGjXU3l5Tg4A+/nv3Gfxa3Oih+/G4Y0TU/FrzGv03H7ASrSGJ/mx/XBCv5C8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I6nHxAAAANwAAAAPAAAAAAAAAAAA&#10;AAAAAKECAABkcnMvZG93bnJldi54bWxQSwUGAAAAAAQABAD5AAAAkgMAAAAA&#10;" strokecolor="#4579b8 [3044]">
                  <v:stroke endarrow="open"/>
                </v:shape>
                <v:shape id="Straight Arrow Connector 111" o:spid="_x0000_s1078" type="#_x0000_t32" style="position:absolute;left:17197;top:71222;width:0;height:30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MXMIAAADcAAAADwAAAGRycy9kb3ducmV2LnhtbERPTWuDQBC9F/oflink1qwmWMRmIxKQ&#10;5FrbQnObuBOVurPirtH8+26h0Ns83ufs8sX04kaj6ywriNcRCOLa6o4bBR/v5XMKwnlkjb1lUnAn&#10;B/n+8WGHmbYzv9Gt8o0IIewyVNB6P2RSurolg25tB+LAXe1o0Ac4NlKPOIdw08tNFL1Igx2HhhYH&#10;OrRUf1eTUbC9XpZj6guZll/2ME1JknyWZ6VWT0vxCsLT4v/Ff+6TDvPjGH6fCR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8MXMIAAADcAAAADwAAAAAAAAAAAAAA&#10;AAChAgAAZHJzL2Rvd25yZXYueG1sUEsFBgAAAAAEAAQA+QAAAJADAAAAAA==&#10;" strokecolor="#4579b8 [3044]">
                  <v:stroke endarrow="open"/>
                </v:shape>
                <v:line id="Straight Connector 112" o:spid="_x0000_s1079" style="position:absolute;visibility:visible;mso-wrap-style:square" from="33304,56457" to="38676,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BQ8IAAADcAAAADwAAAGRycy9kb3ducmV2LnhtbERPzWrCQBC+C32HZQredGOKotFVpFAQ&#10;20utDzBmp0kwO5vuTjX26d1Cobf5+H5nteldqy4UYuPZwGScgSIuvW24MnD8eBnNQUVBtth6JgM3&#10;irBZPwxWWFh/5Xe6HKRSKYRjgQZqka7QOpY1OYxj3xEn7tMHh5JgqLQNeE3hrtV5ls20w4ZTQ40d&#10;PddUng/fzsDX69su3k5tLrPpz/4ctvOFPEVjho/9dglKqJd/8Z97Z9P8SQ6/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EBQ8IAAADcAAAADwAAAAAAAAAAAAAA&#10;AAChAgAAZHJzL2Rvd25yZXYueG1sUEsFBgAAAAAEAAQA+QAAAJADAAAAAA==&#10;" strokecolor="#4579b8 [3044]"/>
                <v:line id="Straight Connector 113" o:spid="_x0000_s1080" style="position:absolute;flip:x y;visibility:visible;mso-wrap-style:square" from="38253,11073" to="38676,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DEf8MAAADcAAAADwAAAGRycy9kb3ducmV2LnhtbERPTWvCQBC9C/6HZYTe6iatFomu0hQr&#10;7UmqXrwN2TEJZmfT3W2M/fVdoeBtHu9zFqveNKIj52vLCtJxAoK4sLrmUsFh//44A+EDssbGMim4&#10;kofVcjhYYKbthb+o24VSxBD2GSqoQmgzKX1RkUE/ti1x5E7WGQwRulJqh5cYbhr5lCQv0mDNsaHC&#10;lt4qKs67H6NAr383XfNdnI38vObr7WSKLj8q9TDqX+cgAvXhLv53f+g4P32G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xH/DAAAA3AAAAA8AAAAAAAAAAAAA&#10;AAAAoQIAAGRycy9kb3ducmV2LnhtbFBLBQYAAAAABAAEAPkAAACRAwAAAAA=&#10;" strokecolor="#4579b8 [3044]"/>
                <v:shape id="Straight Arrow Connector 114" o:spid="_x0000_s1081" type="#_x0000_t32" style="position:absolute;left:17029;top:11073;width:212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0IcYAAADcAAAADwAAAGRycy9kb3ducmV2LnhtbESPQWvCQBCF7wX/wzKCt7qxpFKiq4hS&#10;sAgtUUG8jdkxCWZnw+7WpP++WxB6m+G9ed+b+bI3jbiT87VlBZNxAoK4sLrmUsHx8P78BsIHZI2N&#10;ZVLwQx6Wi8HTHDNtO87pvg+liCHsM1RQhdBmUvqiIoN+bFviqF2tMxji6kqpHXYx3DTyJUmm0mDN&#10;kVBhS+uKitv+20TIJs1fd6fdJaV89dVdPs6fwZ2VGg371QxEoD78mx/XWx3rT1L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RdCHGAAAA3AAAAA8AAAAAAAAA&#10;AAAAAAAAoQIAAGRycy9kb3ducmV2LnhtbFBLBQYAAAAABAAEAPkAAACUAwAAAAA=&#10;" strokecolor="#4579b8 [3044]">
                  <v:stroke endarrow="open"/>
                </v:shape>
              </v:group>
            </w:pict>
          </mc:Fallback>
        </mc:AlternateContent>
      </w:r>
    </w:p>
    <w:p w14:paraId="5A36F4CE" w14:textId="77777777" w:rsidR="005B4EE9" w:rsidRDefault="005B4EE9">
      <w:pPr>
        <w:pStyle w:val="Standard"/>
        <w:autoSpaceDE w:val="0"/>
        <w:jc w:val="both"/>
        <w:rPr>
          <w:lang w:val="en-US"/>
        </w:rPr>
      </w:pPr>
    </w:p>
    <w:p w14:paraId="095A581C" w14:textId="77777777" w:rsidR="005B4EE9" w:rsidRDefault="005B4EE9">
      <w:pPr>
        <w:pStyle w:val="Standard"/>
        <w:autoSpaceDE w:val="0"/>
        <w:jc w:val="both"/>
        <w:rPr>
          <w:lang w:val="en-US"/>
        </w:rPr>
      </w:pPr>
    </w:p>
    <w:p w14:paraId="69F2D268" w14:textId="065608AC" w:rsidR="005B4EE9" w:rsidRDefault="005B4EE9">
      <w:pPr>
        <w:pStyle w:val="Standard"/>
        <w:autoSpaceDE w:val="0"/>
        <w:jc w:val="both"/>
        <w:rPr>
          <w:lang w:val="en-US"/>
        </w:rPr>
      </w:pPr>
    </w:p>
    <w:p w14:paraId="1BCC8243" w14:textId="77777777" w:rsidR="005B4EE9" w:rsidRDefault="005B4EE9">
      <w:pPr>
        <w:pStyle w:val="Standard"/>
        <w:autoSpaceDE w:val="0"/>
        <w:jc w:val="both"/>
        <w:rPr>
          <w:lang w:val="en-US"/>
        </w:rPr>
      </w:pPr>
    </w:p>
    <w:p w14:paraId="0FADF845" w14:textId="23F630AA" w:rsidR="005B4EE9" w:rsidRDefault="005B4EE9">
      <w:pPr>
        <w:pStyle w:val="Standard"/>
        <w:autoSpaceDE w:val="0"/>
        <w:jc w:val="both"/>
        <w:rPr>
          <w:lang w:val="en-US"/>
        </w:rPr>
      </w:pPr>
    </w:p>
    <w:p w14:paraId="201A1DD3" w14:textId="1F64BC3C" w:rsidR="005B4EE9" w:rsidRDefault="005B4EE9">
      <w:pPr>
        <w:pStyle w:val="Standard"/>
        <w:autoSpaceDE w:val="0"/>
        <w:jc w:val="both"/>
        <w:rPr>
          <w:lang w:val="en-US"/>
        </w:rPr>
      </w:pPr>
    </w:p>
    <w:p w14:paraId="24F6E851" w14:textId="20066392" w:rsidR="005B4EE9" w:rsidRDefault="005B4EE9">
      <w:pPr>
        <w:pStyle w:val="Standard"/>
        <w:autoSpaceDE w:val="0"/>
        <w:jc w:val="both"/>
        <w:rPr>
          <w:lang w:val="en-US"/>
        </w:rPr>
      </w:pPr>
    </w:p>
    <w:p w14:paraId="2F3B3BE6" w14:textId="1316EA8A" w:rsidR="005B4EE9" w:rsidRDefault="005B4EE9">
      <w:pPr>
        <w:pStyle w:val="Standard"/>
        <w:autoSpaceDE w:val="0"/>
        <w:jc w:val="both"/>
        <w:rPr>
          <w:lang w:val="en-US"/>
        </w:rPr>
      </w:pPr>
    </w:p>
    <w:p w14:paraId="0E75C38B" w14:textId="77777777" w:rsidR="005B4EE9" w:rsidRDefault="005B4EE9">
      <w:pPr>
        <w:pStyle w:val="Standard"/>
        <w:autoSpaceDE w:val="0"/>
        <w:jc w:val="both"/>
        <w:rPr>
          <w:lang w:val="en-US"/>
        </w:rPr>
      </w:pPr>
    </w:p>
    <w:p w14:paraId="56DB6EEE" w14:textId="77777777" w:rsidR="005B4EE9" w:rsidRDefault="005B4EE9">
      <w:pPr>
        <w:pStyle w:val="Standard"/>
        <w:autoSpaceDE w:val="0"/>
        <w:jc w:val="both"/>
        <w:rPr>
          <w:lang w:val="en-US"/>
        </w:rPr>
      </w:pPr>
    </w:p>
    <w:p w14:paraId="3B3B8C95" w14:textId="65583DDD" w:rsidR="005B4EE9" w:rsidRDefault="005B4EE9">
      <w:pPr>
        <w:pStyle w:val="Standard"/>
        <w:autoSpaceDE w:val="0"/>
        <w:jc w:val="both"/>
        <w:rPr>
          <w:lang w:val="en-US"/>
        </w:rPr>
      </w:pPr>
    </w:p>
    <w:p w14:paraId="768D0E16" w14:textId="4B882A0C" w:rsidR="005B4EE9" w:rsidRDefault="005B4EE9">
      <w:pPr>
        <w:pStyle w:val="Standard"/>
        <w:autoSpaceDE w:val="0"/>
        <w:jc w:val="both"/>
        <w:rPr>
          <w:lang w:val="en-US"/>
        </w:rPr>
      </w:pPr>
    </w:p>
    <w:p w14:paraId="1C6259A8" w14:textId="5B2F8E20" w:rsidR="005B4EE9" w:rsidRDefault="005B4EE9">
      <w:pPr>
        <w:pStyle w:val="Standard"/>
        <w:autoSpaceDE w:val="0"/>
        <w:jc w:val="both"/>
        <w:rPr>
          <w:lang w:val="en-US"/>
        </w:rPr>
      </w:pPr>
    </w:p>
    <w:p w14:paraId="041638A8" w14:textId="062772A3" w:rsidR="005B4EE9" w:rsidRDefault="005B4EE9">
      <w:pPr>
        <w:pStyle w:val="Standard"/>
        <w:autoSpaceDE w:val="0"/>
        <w:jc w:val="both"/>
        <w:rPr>
          <w:lang w:val="en-US"/>
        </w:rPr>
      </w:pPr>
    </w:p>
    <w:p w14:paraId="63884877" w14:textId="77777777" w:rsidR="005B4EE9" w:rsidRDefault="005B4EE9">
      <w:pPr>
        <w:pStyle w:val="Standard"/>
        <w:autoSpaceDE w:val="0"/>
        <w:jc w:val="both"/>
        <w:rPr>
          <w:lang w:val="en-US"/>
        </w:rPr>
      </w:pPr>
    </w:p>
    <w:p w14:paraId="7E50E959" w14:textId="77777777" w:rsidR="005B4EE9" w:rsidRDefault="005B4EE9">
      <w:pPr>
        <w:pStyle w:val="Standard"/>
        <w:autoSpaceDE w:val="0"/>
        <w:jc w:val="both"/>
        <w:rPr>
          <w:lang w:val="en-US"/>
        </w:rPr>
      </w:pPr>
    </w:p>
    <w:p w14:paraId="0114FFA9" w14:textId="74ADF19D" w:rsidR="005B4EE9" w:rsidRDefault="005B4EE9">
      <w:pPr>
        <w:pStyle w:val="Standard"/>
        <w:autoSpaceDE w:val="0"/>
        <w:jc w:val="both"/>
        <w:rPr>
          <w:lang w:val="en-US"/>
        </w:rPr>
      </w:pPr>
    </w:p>
    <w:p w14:paraId="1DA0A155" w14:textId="77777777" w:rsidR="005B4EE9" w:rsidRDefault="005B4EE9">
      <w:pPr>
        <w:pStyle w:val="Standard"/>
        <w:autoSpaceDE w:val="0"/>
        <w:jc w:val="both"/>
        <w:rPr>
          <w:lang w:val="en-US"/>
        </w:rPr>
      </w:pPr>
    </w:p>
    <w:p w14:paraId="3659F06E" w14:textId="1D8B623A" w:rsidR="005B4EE9" w:rsidRDefault="005B4EE9">
      <w:pPr>
        <w:pStyle w:val="Standard"/>
        <w:autoSpaceDE w:val="0"/>
        <w:jc w:val="both"/>
        <w:rPr>
          <w:lang w:val="en-US"/>
        </w:rPr>
      </w:pPr>
    </w:p>
    <w:p w14:paraId="336973EE" w14:textId="19239A90" w:rsidR="005B4EE9" w:rsidRDefault="005B4EE9">
      <w:pPr>
        <w:pStyle w:val="Standard"/>
        <w:autoSpaceDE w:val="0"/>
        <w:jc w:val="both"/>
        <w:rPr>
          <w:lang w:val="en-US"/>
        </w:rPr>
      </w:pPr>
    </w:p>
    <w:p w14:paraId="6F914A06" w14:textId="55277FD4" w:rsidR="005B4EE9" w:rsidRDefault="008766E8">
      <w:pPr>
        <w:pStyle w:val="Standard"/>
        <w:autoSpaceDE w:val="0"/>
        <w:jc w:val="both"/>
        <w:rPr>
          <w:lang w:val="en-US"/>
        </w:rPr>
      </w:pPr>
      <w:r>
        <w:rPr>
          <w:lang w:val="en-US"/>
        </w:rPr>
        <w:t xml:space="preserve">                                 </w:t>
      </w:r>
    </w:p>
    <w:p w14:paraId="33D1BCD8" w14:textId="77777777" w:rsidR="005B4EE9" w:rsidRDefault="005B4EE9">
      <w:pPr>
        <w:pStyle w:val="Standard"/>
        <w:autoSpaceDE w:val="0"/>
        <w:jc w:val="both"/>
        <w:rPr>
          <w:lang w:val="en-US"/>
        </w:rPr>
      </w:pPr>
    </w:p>
    <w:p w14:paraId="10467D45" w14:textId="0D6AD1B9" w:rsidR="005B4EE9" w:rsidRDefault="005B4EE9">
      <w:pPr>
        <w:pStyle w:val="Standard"/>
        <w:autoSpaceDE w:val="0"/>
        <w:jc w:val="both"/>
        <w:rPr>
          <w:lang w:val="en-US"/>
        </w:rPr>
      </w:pPr>
    </w:p>
    <w:p w14:paraId="7B406886" w14:textId="77777777" w:rsidR="005B4EE9" w:rsidRDefault="005B4EE9">
      <w:pPr>
        <w:pStyle w:val="Standard"/>
        <w:autoSpaceDE w:val="0"/>
        <w:jc w:val="both"/>
        <w:rPr>
          <w:lang w:val="en-US"/>
        </w:rPr>
      </w:pPr>
    </w:p>
    <w:p w14:paraId="70F6E02D" w14:textId="083804EE" w:rsidR="005B4EE9" w:rsidRDefault="005B4EE9">
      <w:pPr>
        <w:pStyle w:val="Standard"/>
        <w:autoSpaceDE w:val="0"/>
        <w:jc w:val="both"/>
        <w:rPr>
          <w:lang w:val="en-US"/>
        </w:rPr>
      </w:pPr>
    </w:p>
    <w:p w14:paraId="4A031628" w14:textId="37621C01" w:rsidR="005B4EE9" w:rsidRDefault="005B4EE9">
      <w:pPr>
        <w:pStyle w:val="Standard"/>
        <w:autoSpaceDE w:val="0"/>
        <w:jc w:val="both"/>
        <w:rPr>
          <w:lang w:val="en-US"/>
        </w:rPr>
      </w:pPr>
    </w:p>
    <w:p w14:paraId="7375E773" w14:textId="77777777" w:rsidR="005B4EE9" w:rsidRDefault="005B4EE9">
      <w:pPr>
        <w:pStyle w:val="Standard"/>
        <w:autoSpaceDE w:val="0"/>
        <w:jc w:val="both"/>
        <w:rPr>
          <w:lang w:val="en-US"/>
        </w:rPr>
      </w:pPr>
    </w:p>
    <w:p w14:paraId="0D3D2EB3" w14:textId="3296D362" w:rsidR="005B4EE9" w:rsidRDefault="005B4EE9">
      <w:pPr>
        <w:pStyle w:val="Standard"/>
        <w:autoSpaceDE w:val="0"/>
        <w:jc w:val="both"/>
        <w:rPr>
          <w:lang w:val="en-US"/>
        </w:rPr>
      </w:pPr>
    </w:p>
    <w:p w14:paraId="7F354F88" w14:textId="77777777" w:rsidR="005B4EE9" w:rsidRDefault="005B4EE9">
      <w:pPr>
        <w:pStyle w:val="Standard"/>
        <w:autoSpaceDE w:val="0"/>
        <w:jc w:val="both"/>
        <w:rPr>
          <w:lang w:val="en-US"/>
        </w:rPr>
      </w:pPr>
    </w:p>
    <w:p w14:paraId="3B3911B0" w14:textId="6ACC03C0" w:rsidR="005B4EE9" w:rsidRDefault="005B4EE9">
      <w:pPr>
        <w:pStyle w:val="Standard"/>
        <w:autoSpaceDE w:val="0"/>
        <w:jc w:val="both"/>
        <w:rPr>
          <w:lang w:val="en-US"/>
        </w:rPr>
      </w:pPr>
    </w:p>
    <w:p w14:paraId="17685B64" w14:textId="1C1EAB1C" w:rsidR="005B4EE9" w:rsidRDefault="005B4EE9">
      <w:pPr>
        <w:pStyle w:val="Standard"/>
        <w:autoSpaceDE w:val="0"/>
        <w:jc w:val="both"/>
        <w:rPr>
          <w:lang w:val="en-US"/>
        </w:rPr>
      </w:pPr>
    </w:p>
    <w:p w14:paraId="1986C5A0" w14:textId="694B4E7E" w:rsidR="005B4EE9" w:rsidRDefault="005B4EE9">
      <w:pPr>
        <w:pStyle w:val="Standard"/>
        <w:autoSpaceDE w:val="0"/>
        <w:jc w:val="both"/>
        <w:rPr>
          <w:lang w:val="en-US"/>
        </w:rPr>
      </w:pPr>
    </w:p>
    <w:p w14:paraId="62584ABD" w14:textId="77777777" w:rsidR="005B4EE9" w:rsidRDefault="005B4EE9">
      <w:pPr>
        <w:pStyle w:val="Standard"/>
        <w:autoSpaceDE w:val="0"/>
        <w:jc w:val="both"/>
        <w:rPr>
          <w:lang w:val="en-US"/>
        </w:rPr>
      </w:pPr>
    </w:p>
    <w:p w14:paraId="703816AA" w14:textId="77777777" w:rsidR="005B4EE9" w:rsidRDefault="005B4EE9">
      <w:pPr>
        <w:pStyle w:val="Standard"/>
        <w:autoSpaceDE w:val="0"/>
        <w:jc w:val="both"/>
        <w:rPr>
          <w:lang w:val="en-US"/>
        </w:rPr>
      </w:pPr>
    </w:p>
    <w:p w14:paraId="32CA6814" w14:textId="1656BCC3" w:rsidR="005B4EE9" w:rsidRDefault="005B4EE9">
      <w:pPr>
        <w:pStyle w:val="Standard"/>
        <w:autoSpaceDE w:val="0"/>
        <w:jc w:val="both"/>
        <w:rPr>
          <w:lang w:val="en-US"/>
        </w:rPr>
      </w:pPr>
    </w:p>
    <w:p w14:paraId="1A078589" w14:textId="77777777" w:rsidR="005B4EE9" w:rsidRDefault="005B4EE9">
      <w:pPr>
        <w:pStyle w:val="Standard"/>
        <w:autoSpaceDE w:val="0"/>
        <w:jc w:val="both"/>
        <w:rPr>
          <w:lang w:val="en-US"/>
        </w:rPr>
      </w:pPr>
    </w:p>
    <w:p w14:paraId="2D9A8A13" w14:textId="6C46EE02" w:rsidR="005B4EE9" w:rsidRDefault="005B4EE9">
      <w:pPr>
        <w:pStyle w:val="Standard"/>
        <w:autoSpaceDE w:val="0"/>
        <w:jc w:val="both"/>
        <w:rPr>
          <w:lang w:val="en-US"/>
        </w:rPr>
      </w:pPr>
    </w:p>
    <w:p w14:paraId="1CAFC250" w14:textId="4B3E4979" w:rsidR="005B4EE9" w:rsidRDefault="005B4EE9">
      <w:pPr>
        <w:pStyle w:val="Standard"/>
        <w:autoSpaceDE w:val="0"/>
        <w:jc w:val="both"/>
        <w:rPr>
          <w:lang w:val="en-US"/>
        </w:rPr>
      </w:pPr>
    </w:p>
    <w:p w14:paraId="1DBE2E83" w14:textId="77777777" w:rsidR="005B4EE9" w:rsidRDefault="005B4EE9">
      <w:pPr>
        <w:pStyle w:val="Standard"/>
        <w:autoSpaceDE w:val="0"/>
        <w:jc w:val="both"/>
        <w:rPr>
          <w:lang w:val="en-US"/>
        </w:rPr>
      </w:pPr>
    </w:p>
    <w:p w14:paraId="240B1AF4" w14:textId="77777777" w:rsidR="005B4EE9" w:rsidRDefault="005B4EE9">
      <w:pPr>
        <w:pStyle w:val="Standard"/>
        <w:autoSpaceDE w:val="0"/>
        <w:jc w:val="both"/>
        <w:rPr>
          <w:lang w:val="en-US"/>
        </w:rPr>
      </w:pPr>
    </w:p>
    <w:p w14:paraId="5915C16E" w14:textId="099E3B6C" w:rsidR="005B4EE9" w:rsidRDefault="005B4EE9">
      <w:pPr>
        <w:pStyle w:val="Standard"/>
        <w:autoSpaceDE w:val="0"/>
        <w:jc w:val="both"/>
        <w:rPr>
          <w:lang w:val="en-US"/>
        </w:rPr>
      </w:pPr>
    </w:p>
    <w:p w14:paraId="32AA7B0B" w14:textId="23A1078E" w:rsidR="005B4EE9" w:rsidRDefault="005B4EE9">
      <w:pPr>
        <w:pStyle w:val="Standard"/>
        <w:autoSpaceDE w:val="0"/>
        <w:jc w:val="both"/>
        <w:rPr>
          <w:lang w:val="en-US"/>
        </w:rPr>
      </w:pPr>
    </w:p>
    <w:p w14:paraId="237ECE61" w14:textId="150E3E66" w:rsidR="005B4EE9" w:rsidRDefault="005B4EE9">
      <w:pPr>
        <w:pStyle w:val="Standard"/>
        <w:autoSpaceDE w:val="0"/>
        <w:jc w:val="both"/>
        <w:rPr>
          <w:lang w:val="en-US"/>
        </w:rPr>
      </w:pPr>
    </w:p>
    <w:p w14:paraId="523D9AC6" w14:textId="12A50BF2" w:rsidR="005B4EE9" w:rsidRDefault="005B4EE9">
      <w:pPr>
        <w:pStyle w:val="Standard"/>
        <w:autoSpaceDE w:val="0"/>
        <w:jc w:val="both"/>
        <w:rPr>
          <w:lang w:val="en-US"/>
        </w:rPr>
      </w:pPr>
    </w:p>
    <w:p w14:paraId="31F1090A" w14:textId="77777777" w:rsidR="008766E8" w:rsidRDefault="008766E8">
      <w:pPr>
        <w:pStyle w:val="Standard"/>
        <w:autoSpaceDE w:val="0"/>
        <w:jc w:val="both"/>
        <w:rPr>
          <w:lang w:val="en-US"/>
        </w:rPr>
      </w:pPr>
    </w:p>
    <w:p w14:paraId="06F49AE1" w14:textId="77777777" w:rsidR="008766E8" w:rsidRDefault="008766E8">
      <w:pPr>
        <w:pStyle w:val="Standard"/>
        <w:autoSpaceDE w:val="0"/>
        <w:jc w:val="both"/>
        <w:rPr>
          <w:lang w:val="en-US"/>
        </w:rPr>
      </w:pPr>
    </w:p>
    <w:p w14:paraId="364A7D53" w14:textId="447B2BAC" w:rsidR="00964891" w:rsidRPr="0069298B" w:rsidRDefault="00A77419" w:rsidP="0069298B">
      <w:pPr>
        <w:pStyle w:val="Caption"/>
        <w:jc w:val="center"/>
        <w:rPr>
          <w:lang w:val="en-US"/>
        </w:rPr>
      </w:pPr>
      <w:r w:rsidRPr="0069298B">
        <w:rPr>
          <w:i w:val="0"/>
        </w:rPr>
        <w:t xml:space="preserve">Figure </w:t>
      </w:r>
      <w:r w:rsidR="00DC4D6E">
        <w:rPr>
          <w:i w:val="0"/>
        </w:rPr>
        <w:t>2.</w:t>
      </w:r>
      <w:r w:rsidRPr="0069298B">
        <w:rPr>
          <w:i w:val="0"/>
        </w:rPr>
        <w:fldChar w:fldCharType="begin"/>
      </w:r>
      <w:r w:rsidRPr="0069298B">
        <w:rPr>
          <w:i w:val="0"/>
        </w:rPr>
        <w:instrText xml:space="preserve"> SEQ Figure \* ARABIC </w:instrText>
      </w:r>
      <w:r w:rsidRPr="0069298B">
        <w:rPr>
          <w:i w:val="0"/>
        </w:rPr>
        <w:fldChar w:fldCharType="separate"/>
      </w:r>
      <w:r w:rsidR="00D92B37">
        <w:rPr>
          <w:i w:val="0"/>
          <w:noProof/>
        </w:rPr>
        <w:t>4</w:t>
      </w:r>
      <w:r w:rsidRPr="0069298B">
        <w:rPr>
          <w:i w:val="0"/>
        </w:rPr>
        <w:fldChar w:fldCharType="end"/>
      </w:r>
      <w:r w:rsidRPr="0069298B">
        <w:rPr>
          <w:i w:val="0"/>
        </w:rPr>
        <w:t xml:space="preserve"> The schema of NDVI metrics calculation </w:t>
      </w:r>
      <w:r w:rsidRPr="0069298B">
        <w:rPr>
          <w:i w:val="0"/>
          <w:noProof/>
        </w:rPr>
        <w:t xml:space="preserve"> algorithm</w:t>
      </w:r>
    </w:p>
    <w:p w14:paraId="62B6B52A" w14:textId="77777777" w:rsidR="00964891" w:rsidRDefault="00964891">
      <w:pPr>
        <w:pStyle w:val="Standard"/>
        <w:autoSpaceDE w:val="0"/>
        <w:jc w:val="both"/>
        <w:rPr>
          <w:lang w:val="en-US"/>
        </w:rPr>
      </w:pPr>
    </w:p>
    <w:p w14:paraId="500AA6E1" w14:textId="77777777" w:rsidR="005B4EE9" w:rsidRPr="00362708" w:rsidRDefault="005B4EE9">
      <w:pPr>
        <w:pStyle w:val="Standard"/>
        <w:autoSpaceDE w:val="0"/>
        <w:jc w:val="both"/>
        <w:rPr>
          <w:lang w:val="en-US"/>
        </w:rPr>
      </w:pPr>
    </w:p>
    <w:p w14:paraId="1F3F4E55" w14:textId="6D7BE675" w:rsidR="004F068D" w:rsidRPr="00362708" w:rsidRDefault="00FB2A06" w:rsidP="00D45DDD">
      <w:pPr>
        <w:pStyle w:val="Standard"/>
        <w:numPr>
          <w:ilvl w:val="0"/>
          <w:numId w:val="4"/>
        </w:numPr>
        <w:autoSpaceDE w:val="0"/>
        <w:jc w:val="both"/>
        <w:rPr>
          <w:lang w:val="en-US"/>
        </w:rPr>
      </w:pPr>
      <w:r>
        <w:rPr>
          <w:lang w:val="en-US"/>
        </w:rPr>
        <w:t>I</w:t>
      </w:r>
      <w:r w:rsidR="004F068D" w:rsidRPr="00362708">
        <w:rPr>
          <w:lang w:val="en-US"/>
        </w:rPr>
        <w:t>nterpolate the stacked</w:t>
      </w:r>
      <w:r w:rsidR="004B6AE8" w:rsidRPr="00362708">
        <w:rPr>
          <w:lang w:val="en-US"/>
        </w:rPr>
        <w:t>-</w:t>
      </w:r>
      <w:r w:rsidR="004F068D" w:rsidRPr="00362708">
        <w:rPr>
          <w:lang w:val="en-US"/>
        </w:rPr>
        <w:t>data</w:t>
      </w:r>
      <w:r w:rsidR="004B6AE8" w:rsidRPr="00362708">
        <w:rPr>
          <w:lang w:val="en-US"/>
        </w:rPr>
        <w:t xml:space="preserve"> time series</w:t>
      </w:r>
      <w:r w:rsidR="0080064E" w:rsidRPr="00362708">
        <w:rPr>
          <w:lang w:val="en-US"/>
        </w:rPr>
        <w:t xml:space="preserve"> (</w:t>
      </w:r>
      <w:r w:rsidR="00396B4C">
        <w:rPr>
          <w:lang w:val="en-US"/>
        </w:rPr>
        <w:t>avhrr_interpol_extension_1yr</w:t>
      </w:r>
      <w:r w:rsidR="0080064E" w:rsidRPr="00362708">
        <w:rPr>
          <w:lang w:val="en-US"/>
        </w:rPr>
        <w:t>.pro)</w:t>
      </w:r>
    </w:p>
    <w:p w14:paraId="5AACC6BA" w14:textId="77777777" w:rsidR="004F068D" w:rsidRPr="00362708" w:rsidRDefault="004F068D">
      <w:pPr>
        <w:pStyle w:val="Standard"/>
        <w:autoSpaceDE w:val="0"/>
        <w:jc w:val="both"/>
        <w:rPr>
          <w:lang w:val="en-US"/>
        </w:rPr>
      </w:pPr>
    </w:p>
    <w:p w14:paraId="3150C216" w14:textId="5F477384" w:rsidR="004F068D" w:rsidRDefault="00702434" w:rsidP="0069298B">
      <w:pPr>
        <w:pStyle w:val="Standard"/>
        <w:autoSpaceDE w:val="0"/>
        <w:ind w:firstLine="706"/>
        <w:jc w:val="both"/>
        <w:rPr>
          <w:lang w:val="en-US"/>
        </w:rPr>
      </w:pPr>
      <w:r w:rsidRPr="00362708">
        <w:rPr>
          <w:lang w:val="en-US"/>
        </w:rPr>
        <w:t xml:space="preserve">The algorithm </w:t>
      </w:r>
      <w:r w:rsidR="004F068D" w:rsidRPr="00362708">
        <w:rPr>
          <w:lang w:val="en-US"/>
        </w:rPr>
        <w:t xml:space="preserve">goes through </w:t>
      </w:r>
      <w:r w:rsidR="0080064E" w:rsidRPr="00362708">
        <w:rPr>
          <w:lang w:val="en-US"/>
        </w:rPr>
        <w:t>each pixel</w:t>
      </w:r>
      <w:r w:rsidR="00A72594">
        <w:rPr>
          <w:lang w:val="en-US"/>
        </w:rPr>
        <w:t xml:space="preserve"> </w:t>
      </w:r>
      <w:del w:id="487" w:author="jiang" w:date="2014-02-14T12:22:00Z">
        <w:r w:rsidR="00D45DDD" w:rsidDel="00DA2FD5">
          <w:rPr>
            <w:lang w:val="en-US"/>
          </w:rPr>
          <w:delText xml:space="preserve"> </w:delText>
        </w:r>
      </w:del>
      <w:r w:rsidR="00147999">
        <w:rPr>
          <w:lang w:val="en-US"/>
        </w:rPr>
        <w:t xml:space="preserve">to process its </w:t>
      </w:r>
      <w:r w:rsidR="00314C39">
        <w:rPr>
          <w:lang w:val="en-US"/>
        </w:rPr>
        <w:t>corresponding</w:t>
      </w:r>
      <w:r w:rsidR="00314C39" w:rsidRPr="00362708">
        <w:rPr>
          <w:lang w:val="en-US"/>
        </w:rPr>
        <w:t xml:space="preserve"> </w:t>
      </w:r>
      <w:r w:rsidR="004F068D" w:rsidRPr="00362708">
        <w:rPr>
          <w:lang w:val="en-US"/>
        </w:rPr>
        <w:t>time series</w:t>
      </w:r>
      <w:r w:rsidR="0080064E" w:rsidRPr="00362708">
        <w:rPr>
          <w:lang w:val="en-US"/>
        </w:rPr>
        <w:t>. Figure 2.</w:t>
      </w:r>
      <w:r w:rsidR="00ED7239">
        <w:rPr>
          <w:lang w:val="en-US"/>
        </w:rPr>
        <w:t>5</w:t>
      </w:r>
      <w:r w:rsidR="0080064E" w:rsidRPr="00362708">
        <w:rPr>
          <w:lang w:val="en-US"/>
        </w:rPr>
        <w:t xml:space="preserve"> describes </w:t>
      </w:r>
      <w:r w:rsidR="009563BF" w:rsidRPr="00362708">
        <w:rPr>
          <w:lang w:val="en-US"/>
        </w:rPr>
        <w:t xml:space="preserve">the </w:t>
      </w:r>
      <w:r w:rsidR="0080064E" w:rsidRPr="00362708">
        <w:rPr>
          <w:lang w:val="en-US"/>
        </w:rPr>
        <w:t>interpolation</w:t>
      </w:r>
      <w:r w:rsidR="009563BF" w:rsidRPr="00362708">
        <w:rPr>
          <w:lang w:val="en-US"/>
        </w:rPr>
        <w:t xml:space="preserve"> process for the time series</w:t>
      </w:r>
      <w:r w:rsidR="0080064E" w:rsidRPr="00362708">
        <w:rPr>
          <w:lang w:val="en-US"/>
        </w:rPr>
        <w:t>.</w:t>
      </w:r>
    </w:p>
    <w:p w14:paraId="3482BEAD" w14:textId="77777777" w:rsidR="00595193" w:rsidRDefault="00595193" w:rsidP="003E6CF6">
      <w:pPr>
        <w:pStyle w:val="Standard"/>
        <w:autoSpaceDE w:val="0"/>
        <w:ind w:firstLine="360"/>
        <w:jc w:val="both"/>
        <w:rPr>
          <w:lang w:val="en-US"/>
        </w:rPr>
      </w:pPr>
    </w:p>
    <w:p w14:paraId="22DE3743" w14:textId="77777777" w:rsidR="003C5E40" w:rsidRDefault="003C5E40">
      <w:pPr>
        <w:pStyle w:val="Standard"/>
        <w:autoSpaceDE w:val="0"/>
        <w:jc w:val="both"/>
        <w:rPr>
          <w:lang w:val="en-US"/>
        </w:rPr>
      </w:pPr>
    </w:p>
    <w:p w14:paraId="41FAC2DB" w14:textId="77777777" w:rsidR="003C5E40" w:rsidRPr="00362708" w:rsidRDefault="003C5E40">
      <w:pPr>
        <w:pStyle w:val="Standard"/>
        <w:autoSpaceDE w:val="0"/>
        <w:jc w:val="both"/>
        <w:rPr>
          <w:lang w:val="en-US"/>
        </w:rPr>
      </w:pPr>
    </w:p>
    <w:p w14:paraId="4D3510D6" w14:textId="64FA8A79" w:rsidR="0080064E" w:rsidRPr="00362708" w:rsidRDefault="002A1107">
      <w:pPr>
        <w:pStyle w:val="Standard"/>
        <w:autoSpaceDE w:val="0"/>
        <w:jc w:val="both"/>
        <w:rPr>
          <w:lang w:val="en-US"/>
        </w:rPr>
      </w:pPr>
      <w:r>
        <w:rPr>
          <w:noProof/>
          <w:lang w:val="en-US" w:eastAsia="zh-CN" w:bidi="ar-SA"/>
        </w:rPr>
        <mc:AlternateContent>
          <mc:Choice Requires="wpg">
            <w:drawing>
              <wp:anchor distT="0" distB="0" distL="114300" distR="114300" simplePos="0" relativeHeight="251578880" behindDoc="0" locked="0" layoutInCell="1" allowOverlap="1" wp14:anchorId="7A9F3C70" wp14:editId="37E7857D">
                <wp:simplePos x="0" y="0"/>
                <wp:positionH relativeFrom="column">
                  <wp:posOffset>496273</wp:posOffset>
                </wp:positionH>
                <wp:positionV relativeFrom="paragraph">
                  <wp:posOffset>41275</wp:posOffset>
                </wp:positionV>
                <wp:extent cx="5116987" cy="4874586"/>
                <wp:effectExtent l="0" t="0" r="26670" b="21590"/>
                <wp:wrapNone/>
                <wp:docPr id="121" name="Group 121"/>
                <wp:cNvGraphicFramePr/>
                <a:graphic xmlns:a="http://schemas.openxmlformats.org/drawingml/2006/main">
                  <a:graphicData uri="http://schemas.microsoft.com/office/word/2010/wordprocessingGroup">
                    <wpg:wgp>
                      <wpg:cNvGrpSpPr/>
                      <wpg:grpSpPr>
                        <a:xfrm>
                          <a:off x="0" y="0"/>
                          <a:ext cx="5116987" cy="4874586"/>
                          <a:chOff x="0" y="0"/>
                          <a:chExt cx="5116987" cy="4874586"/>
                        </a:xfrm>
                      </wpg:grpSpPr>
                      <wps:wsp>
                        <wps:cNvPr id="34" name="Flowchart: Preparation 34"/>
                        <wps:cNvSpPr/>
                        <wps:spPr>
                          <a:xfrm>
                            <a:off x="813732" y="0"/>
                            <a:ext cx="3327806" cy="51435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593B4152" w14:textId="1147C9A3" w:rsidR="00FF2D60" w:rsidRDefault="00FF2D60" w:rsidP="0080064E">
                              <w:pPr>
                                <w:jc w:val="center"/>
                              </w:pPr>
                              <w:r>
                                <w:t xml:space="preserve">NDVI, </w:t>
                              </w:r>
                              <w:proofErr w:type="spellStart"/>
                              <w:r>
                                <w:t>bq</w:t>
                              </w:r>
                              <w:proofErr w:type="spellEnd"/>
                              <w:r>
                                <w:t xml:space="preserve">, and </w:t>
                              </w:r>
                              <w:proofErr w:type="spellStart"/>
                              <w:r>
                                <w:t>cldmsk</w:t>
                              </w:r>
                              <w:proofErr w:type="spellEnd"/>
                              <w:r>
                                <w:t xml:space="preserve"> data time series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92947" y="2256638"/>
                            <a:ext cx="44196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C64206" w14:textId="77777777" w:rsidR="00FF2D60" w:rsidRDefault="00FF2D60" w:rsidP="000D409A">
                              <w:r>
                                <w:t xml:space="preserve">Assign random values from 100 or 101 to negative and bad points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Decision 36"/>
                        <wps:cNvSpPr/>
                        <wps:spPr>
                          <a:xfrm>
                            <a:off x="0" y="704675"/>
                            <a:ext cx="4883150" cy="13338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F430C65" w14:textId="0516F296" w:rsidR="00FF2D60" w:rsidRDefault="00FF2D60" w:rsidP="000D409A">
                              <w:r>
                                <w:t>Is the time series good enough for metrics calculation 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1002" y="2936147"/>
                            <a:ext cx="4419600" cy="457200"/>
                          </a:xfrm>
                          <a:prstGeom prst="rect">
                            <a:avLst/>
                          </a:prstGeom>
                          <a:solidFill>
                            <a:sysClr val="window" lastClr="FFFFFF"/>
                          </a:solidFill>
                          <a:ln w="25400" cap="flat" cmpd="sng" algn="ctr">
                            <a:solidFill>
                              <a:srgbClr val="F79646"/>
                            </a:solidFill>
                            <a:prstDash val="solid"/>
                          </a:ln>
                          <a:effectLst/>
                        </wps:spPr>
                        <wps:txbx>
                          <w:txbxContent>
                            <w:p w14:paraId="25BE40A1" w14:textId="77777777" w:rsidR="00FF2D60" w:rsidRDefault="00FF2D60" w:rsidP="00BD683C">
                              <w:r>
                                <w:t xml:space="preserve">Interpolate data segment from first point with 20% of maximum value to last point with 20% of maximum value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92947" y="3615655"/>
                            <a:ext cx="4377655" cy="457200"/>
                          </a:xfrm>
                          <a:prstGeom prst="rect">
                            <a:avLst/>
                          </a:prstGeom>
                          <a:solidFill>
                            <a:sysClr val="window" lastClr="FFFFFF"/>
                          </a:solidFill>
                          <a:ln w="25400" cap="flat" cmpd="sng" algn="ctr">
                            <a:solidFill>
                              <a:srgbClr val="F79646"/>
                            </a:solidFill>
                            <a:prstDash val="solid"/>
                          </a:ln>
                          <a:effectLst/>
                        </wps:spPr>
                        <wps:txbx>
                          <w:txbxContent>
                            <w:p w14:paraId="491CBE87" w14:textId="7F0C99BF" w:rsidR="00FF2D60" w:rsidRDefault="00FF2D60" w:rsidP="00F151E1">
                              <w:r>
                                <w:t>Replace one or two consecutive odd points with linear interpolation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Terminator 40"/>
                        <wps:cNvSpPr/>
                        <wps:spPr>
                          <a:xfrm>
                            <a:off x="192947" y="4353886"/>
                            <a:ext cx="4377055" cy="5207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4201F643" w14:textId="77777777" w:rsidR="00FF2D60" w:rsidRDefault="00FF2D60" w:rsidP="004B6AE8">
                              <w:pPr>
                                <w:jc w:val="center"/>
                              </w:pPr>
                              <w:proofErr w:type="gramStart"/>
                              <w:r>
                                <w:t>interpolated-time</w:t>
                              </w:r>
                              <w:proofErr w:type="gramEnd"/>
                              <w:r>
                                <w:t xml:space="preserv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466363" y="511728"/>
                            <a:ext cx="0" cy="203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2466363" y="2063692"/>
                            <a:ext cx="0"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2457974" y="2709644"/>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2466363" y="3380763"/>
                            <a:ext cx="0" cy="234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474752" y="4077049"/>
                            <a:ext cx="0" cy="279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4890781" y="1400961"/>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5108895" y="1392572"/>
                            <a:ext cx="4282" cy="2852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H="1">
                            <a:off x="2474752" y="4244829"/>
                            <a:ext cx="26422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21" o:spid="_x0000_s1082" style="position:absolute;left:0;text-align:left;margin-left:39.1pt;margin-top:3.25pt;width:402.9pt;height:383.85pt;z-index:251578880" coordsize="51169,4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">
                <v:shape id="Flowchart: Preparation 34" o:spid="_x0000_s1083" type="#_x0000_t117" style="position:absolute;left:8137;width:3327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oYsUA&#10;AADbAAAADwAAAGRycy9kb3ducmV2LnhtbESPQWvCQBSE7wX/w/KE3urGNBRJXUVCDF56qAp6fM0+&#10;k2D2bciuJvbXdwuFHoeZ+YZZrkfTijv1rrGsYD6LQBCXVjdcKTgeti8LEM4ja2wtk4IHOVivJk9L&#10;TLUd+JPue1+JAGGXooLa+y6V0pU1GXQz2xEH72J7gz7IvpK6xyHATSvjKHqTBhsOCzV2lNVUXvc3&#10;oyA/fWTzXGbn4iaT7Hv4Kk7HLlbqeTpu3kF4Gv1/+K+90wpeE/j9En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ehixQAAANsAAAAPAAAAAAAAAAAAAAAAAJgCAABkcnMv&#10;ZG93bnJldi54bWxQSwUGAAAAAAQABAD1AAAAigMAAAAA&#10;" fillcolor="white [3201]" strokecolor="#f79646 [3209]" strokeweight="2pt">
                  <v:textbox>
                    <w:txbxContent>
                      <w:p w14:paraId="593B4152" w14:textId="1147C9A3" w:rsidR="00FF2D60" w:rsidRDefault="00FF2D60" w:rsidP="0080064E">
                        <w:pPr>
                          <w:jc w:val="center"/>
                        </w:pPr>
                        <w:r>
                          <w:t xml:space="preserve">NDVI, </w:t>
                        </w:r>
                        <w:proofErr w:type="spellStart"/>
                        <w:r>
                          <w:t>bq</w:t>
                        </w:r>
                        <w:proofErr w:type="spellEnd"/>
                        <w:r>
                          <w:t xml:space="preserve">, and </w:t>
                        </w:r>
                        <w:proofErr w:type="spellStart"/>
                        <w:r>
                          <w:t>cldmsk</w:t>
                        </w:r>
                        <w:proofErr w:type="spellEnd"/>
                        <w:r>
                          <w:t xml:space="preserve"> data time series </w:t>
                        </w:r>
                      </w:p>
                    </w:txbxContent>
                  </v:textbox>
                </v:shape>
                <v:rect id="Rectangle 35" o:spid="_x0000_s1084" style="position:absolute;left:1929;top:22566;width:441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w:txbxContent>
                      <w:p w14:paraId="7EC64206" w14:textId="77777777" w:rsidR="00FF2D60" w:rsidRDefault="00FF2D60" w:rsidP="000D409A">
                        <w:r>
                          <w:t xml:space="preserve">Assign random values from 100 or 101 to negative and bad points </w:t>
                        </w:r>
                      </w:p>
                    </w:txbxContent>
                  </v:textbox>
                </v:rect>
                <v:shape id="Flowchart: Decision 36" o:spid="_x0000_s1085" type="#_x0000_t110" style="position:absolute;top:7046;width:48831;height:1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bocMA&#10;AADbAAAADwAAAGRycy9kb3ducmV2LnhtbESPQWvCQBSE74L/YXmCt7pRQWp0FREsPRoVxdsj+5pN&#10;zb4N2dWk/vpuoeBxmJlvmOW6s5V4UONLxwrGowQEce50yYWC03H39g7CB2SNlWNS8EMe1qt+b4mp&#10;di1n9DiEQkQI+xQVmBDqVEqfG7LoR64mjt6XayyGKJtC6gbbCLeVnCTJTFosOS4YrGlrKL8d7lbB&#10;kyftx9Ue9/Nntjlf2GTf03un1HDQbRYgAnXhFf5vf2oF0xn8fY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ybocMAAADbAAAADwAAAAAAAAAAAAAAAACYAgAAZHJzL2Rv&#10;d25yZXYueG1sUEsFBgAAAAAEAAQA9QAAAIgDAAAAAA==&#10;" fillcolor="white [3201]" strokecolor="#f79646 [3209]" strokeweight="2pt">
                  <v:textbox>
                    <w:txbxContent>
                      <w:p w14:paraId="7F430C65" w14:textId="0516F296" w:rsidR="00FF2D60" w:rsidRDefault="00FF2D60" w:rsidP="000D409A">
                        <w:r>
                          <w:t>Is the time series good enough for metrics calculation purpose?</w:t>
                        </w:r>
                      </w:p>
                    </w:txbxContent>
                  </v:textbox>
                </v:shape>
                <v:rect id="Rectangle 37" o:spid="_x0000_s1086" style="position:absolute;left:1510;top:29361;width:441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BXA8MA&#10;AADbAAAADwAAAGRycy9kb3ducmV2LnhtbESPQWsCMRSE74X+h/AKvdWsCrauRhFF6MVCVw/19tg8&#10;s4vJy7LJrtt/3xQEj8PMfMMs14Ozoqc21J4VjEcZCOLS65qNgtNx//YBIkRkjdYzKfilAOvV89MS&#10;c+1v/E19EY1IEA45KqhibHIpQ1mRwzDyDXHyLr51GJNsjdQt3hLcWTnJspl0WHNaqLChbUXlteic&#10;gt3BzPsfe4qWL0MnzbkrivmXUq8vw2YBItIQH+F7+1MrmL7D/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BXA8MAAADbAAAADwAAAAAAAAAAAAAAAACYAgAAZHJzL2Rv&#10;d25yZXYueG1sUEsFBgAAAAAEAAQA9QAAAIgDAAAAAA==&#10;" fillcolor="window" strokecolor="#f79646" strokeweight="2pt">
                  <v:textbox>
                    <w:txbxContent>
                      <w:p w14:paraId="25BE40A1" w14:textId="77777777" w:rsidR="00FF2D60" w:rsidRDefault="00FF2D60" w:rsidP="00BD683C">
                        <w:r>
                          <w:t xml:space="preserve">Interpolate data segment from first point with 20% of maximum value to last point with 20% of maximum value </w:t>
                        </w:r>
                      </w:p>
                    </w:txbxContent>
                  </v:textbox>
                </v:rect>
                <v:rect id="Rectangle 39" o:spid="_x0000_s1087" style="position:absolute;left:1929;top:36156;width:4377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Nm6sMA&#10;AADbAAAADwAAAGRycy9kb3ducmV2LnhtbESPQWvCQBSE70L/w/IEb7qxQmlSV5EWwYsFUw/t7ZF9&#10;boK7b0N2E+O/7xaEHoeZ+YZZb0dnxUBdaDwrWC4yEMSV1w0bBeev/fwVRIjIGq1nUnCnANvN02SN&#10;hfY3PtFQRiMShEOBCuoY20LKUNXkMCx8S5y8i+8cxiQ7I3WHtwR3Vj5n2Yt02HBaqLGl95qqa9k7&#10;BR9Hkw/f9hwtX8Zemp++LPNPpWbTcfcGItIY/8OP9kErWOXw9yX9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Nm6sMAAADbAAAADwAAAAAAAAAAAAAAAACYAgAAZHJzL2Rv&#10;d25yZXYueG1sUEsFBgAAAAAEAAQA9QAAAIgDAAAAAA==&#10;" fillcolor="window" strokecolor="#f79646" strokeweight="2pt">
                  <v:textbox>
                    <w:txbxContent>
                      <w:p w14:paraId="491CBE87" w14:textId="7F0C99BF" w:rsidR="00FF2D60" w:rsidRDefault="00FF2D60" w:rsidP="00F151E1">
                        <w:r>
                          <w:t>Replace one or two consecutive odd points with linear interpolation method</w:t>
                        </w:r>
                      </w:p>
                    </w:txbxContent>
                  </v:textbox>
                </v:rect>
                <v:shape id="Flowchart: Terminator 40" o:spid="_x0000_s1088" type="#_x0000_t116" style="position:absolute;left:1929;top:43538;width:4377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iYPL4A&#10;AADbAAAADwAAAGRycy9kb3ducmV2LnhtbERPyw7BQBTdS/zD5ErsmBIRKUMQhMTGI9Y3nattdO5U&#10;Z1C+3iwklifnPZnVphBPqlxuWUGvG4EgTqzOOVVwPq07IxDOI2ssLJOCNzmYTZuNCcbavvhAz6NP&#10;RQhhF6OCzPsyltIlGRl0XVsSB+5qK4M+wCqVusJXCDeF7EfRUBrMOTRkWNIyo+R2fBgFO7la9IvH&#10;+ny/bZb1avgZXd77vVLtVj0fg/BU+7/4595qBYOwP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ImDy+AAAA2wAAAA8AAAAAAAAAAAAAAAAAmAIAAGRycy9kb3ducmV2&#10;LnhtbFBLBQYAAAAABAAEAPUAAACDAwAAAAA=&#10;" fillcolor="white [3201]" strokecolor="#f79646 [3209]" strokeweight="2pt">
                  <v:textbox>
                    <w:txbxContent>
                      <w:p w14:paraId="4201F643" w14:textId="77777777" w:rsidR="00FF2D60" w:rsidRDefault="00FF2D60" w:rsidP="004B6AE8">
                        <w:pPr>
                          <w:jc w:val="center"/>
                        </w:pPr>
                        <w:proofErr w:type="gramStart"/>
                        <w:r>
                          <w:t>interpolated-time</w:t>
                        </w:r>
                        <w:proofErr w:type="gramEnd"/>
                        <w:r>
                          <w:t xml:space="preserve"> series</w:t>
                        </w:r>
                      </w:p>
                    </w:txbxContent>
                  </v:textbox>
                </v:shape>
                <v:shape id="Straight Arrow Connector 41" o:spid="_x0000_s1089" type="#_x0000_t32" style="position:absolute;left:24663;top:5117;width:0;height:2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IUMQAAADbAAAADwAAAGRycy9kb3ducmV2LnhtbESPzWrDMBCE74W8g9hCbrWctA7GjRJC&#10;wDTXpgkkt621/qHWylhyor59VSj0OMzMN8x6G0wvbjS6zrKCRZKCIK6s7rhRcPoon3IQziNr7C2T&#10;gm9ysN3MHtZYaHvnd7odfSMihF2BClrvh0JKV7Vk0CV2II5ebUeDPsqxkXrEe4SbXi7TdCUNdhwX&#10;Whxo31L1dZyMguf6M7zlfifz8mL305Rl2bm8KjV/DLtXEJ6C/w//tQ9awc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8hQxAAAANsAAAAPAAAAAAAAAAAA&#10;AAAAAKECAABkcnMvZG93bnJldi54bWxQSwUGAAAAAAQABAD5AAAAkgMAAAAA&#10;" strokecolor="#4579b8 [3044]">
                  <v:stroke endarrow="open"/>
                </v:shape>
                <v:shape id="Straight Arrow Connector 42" o:spid="_x0000_s1090" type="#_x0000_t32" style="position:absolute;left:24663;top:20636;width:0;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WJ8MAAADbAAAADwAAAGRycy9kb3ducmV2LnhtbESPT4vCMBTE78J+h/AWvGmqa5dSjSJC&#10;Wa/+Wdi9PZtnW2xeSpNq/fZGEDwOM/MbZrHqTS2u1LrKsoLJOAJBnFtdcaHgeMhGCQjnkTXWlknB&#10;nRyslh+DBaba3nhH170vRICwS1FB6X2TSunykgy6sW2Ig3e2rUEfZFtI3eItwE0tp1H0LQ1WHBZK&#10;bGhTUn7Zd0bB1/nU/yR+LZPsz266Lo7j3+xfqeFnv56D8NT7d/jV3moFs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1VifDAAAA2wAAAA8AAAAAAAAAAAAA&#10;AAAAoQIAAGRycy9kb3ducmV2LnhtbFBLBQYAAAAABAAEAPkAAACRAwAAAAA=&#10;" strokecolor="#4579b8 [3044]">
                  <v:stroke endarrow="open"/>
                </v:shape>
                <v:shape id="Straight Arrow Connector 43" o:spid="_x0000_s1091" type="#_x0000_t32" style="position:absolute;left:24579;top:2709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zvMIAAADbAAAADwAAAGRycy9kb3ducmV2LnhtbESPT4vCMBTE78J+h/AWvGnqaqVUo4hQ&#10;1qv/YPf2bJ5tsXkpTardb78RBI/DzPyGWa57U4s7ta6yrGAyjkAQ51ZXXCg4HbNRAsJ5ZI21ZVLw&#10;Rw7Wq4/BElNtH7yn+8EXIkDYpaig9L5JpXR5SQbd2DbEwbva1qAPsi2kbvER4KaWX1E0lwYrDgsl&#10;NrQtKb8dOqNger3034nfyCT7sduui+P4nP0qNfzsNwsQnnr/Dr/aO61gNo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nzvMIAAADbAAAADwAAAAAAAAAAAAAA&#10;AAChAgAAZHJzL2Rvd25yZXYueG1sUEsFBgAAAAAEAAQA+QAAAJADAAAAAA==&#10;" strokecolor="#4579b8 [3044]">
                  <v:stroke endarrow="open"/>
                </v:shape>
                <v:shape id="Straight Arrow Connector 44" o:spid="_x0000_s1092" type="#_x0000_t32" style="position:absolute;left:24663;top:33807;width:0;height:2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Straight Arrow Connector 45" o:spid="_x0000_s1093" type="#_x0000_t32" style="position:absolute;left:24747;top:40770;width: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OU8IAAADbAAAADwAAAGRycy9kb3ducmV2LnhtbESPQYvCMBSE7wv+h/AEb2uqa6VUo4hQ&#10;1qvuLujt2TzbYvNSmlTrvzeCsMdhZr5hluve1OJGrassK5iMIxDEudUVFwp+f7LPBITzyBpry6Tg&#10;QQ7Wq8HHElNt77yn28EXIkDYpaig9L5JpXR5SQbd2DbEwbvY1qAPsi2kbvEe4KaW0yiaS4MVh4US&#10;G9qWlF8PnVHwdTn334nfyCQ72m3XxXH8l52UGg37zQKEp97/h9/tnVYwi+H1Jfw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zOU8IAAADbAAAADwAAAAAAAAAAAAAA&#10;AAChAgAAZHJzL2Rvd25yZXYueG1sUEsFBgAAAAAEAAQA+QAAAJADAAAAAA==&#10;" strokecolor="#4579b8 [3044]">
                  <v:stroke endarrow="open"/>
                </v:shape>
                <v:line id="Straight Connector 46" o:spid="_x0000_s1094" style="position:absolute;visibility:visible;mso-wrap-style:square" from="48907,14009" to="51130,1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asQAAADbAAAADwAAAGRycy9kb3ducmV2LnhtbESPUWvCQBCE3wv9D8cKfasXtQZNPUUK&#10;grR90fYHrLltEsztpXdbjf31vYLg4zAz3zCLVe9adaIQG88GRsMMFHHpbcOVgc+PzeMMVBRki61n&#10;MnChCKvl/d0CC+vPvKPTXiqVIBwLNFCLdIXWsazJYRz6jjh5Xz44lCRDpW3Ac4K7Vo+zLNcOG04L&#10;NXb0UlN53P84A99v79t4ObRjyae/r8ewns1lEo15GPTrZ1BCvdzC1/bWGnjK4f9L+gF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6u9qxAAAANsAAAAPAAAAAAAAAAAA&#10;AAAAAKECAABkcnMvZG93bnJldi54bWxQSwUGAAAAAAQABAD5AAAAkgMAAAAA&#10;" strokecolor="#4579b8 [3044]"/>
                <v:line id="Straight Connector 47" o:spid="_x0000_s1095" style="position:absolute;visibility:visible;mso-wrap-style:square" from="51088,13925" to="51131,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K8cUAAADbAAAADwAAAGRycy9kb3ducmV2LnhtbESPzWoCQRCE74G8w9CB3OJsjPFn4ygS&#10;ECTxEvUB2p12d3GnZzPT6urTZwKBHIuq+oqazjvXqDOFWHs28NzLQBEX3tZcGthtl09jUFGQLTae&#10;ycCVIsxn93dTzK2/8BedN1KqBOGYo4FKpM21jkVFDmPPt8TJO/jgUJIMpbYBLwnuGt3PsqF2WHNa&#10;qLCl94qK4+bkDHx/rlfxum/6Mny9fRzDYjyRl2jM40O3eAMl1Ml/+K+9sgYGI/j9kn6An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ZK8cUAAADbAAAADwAAAAAAAAAA&#10;AAAAAAChAgAAZHJzL2Rvd25yZXYueG1sUEsFBgAAAAAEAAQA+QAAAJMDAAAAAA==&#10;" strokecolor="#4579b8 [3044]"/>
                <v:shape id="Straight Arrow Connector 48" o:spid="_x0000_s1096" type="#_x0000_t32" style="position:absolute;left:24747;top:42448;width:26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NWw8IAAADbAAAADwAAAGRycy9kb3ducmV2LnhtbERPTUvDQBC9C/0PyxR6s5tKFIndllIR&#10;lIKStiC9TbNjEszOht1tE/+9cxA8Pt73cj26Tl0pxNazgcU8A0VcedtybeB4eLl9BBUTssXOMxn4&#10;oQjr1eRmiYX1A5d03adaSQjHAg00KfWF1rFqyGGc+55YuC8fHCaBodY24CDhrtN3WfagHbYsDQ32&#10;tG2o+t5fnJQ85+X97nN3zqncfAznt9N7CidjZtNx8wQq0Zj+xX/uV2sgl7HyRX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NWw8IAAADbAAAADwAAAAAAAAAAAAAA&#10;AAChAgAAZHJzL2Rvd25yZXYueG1sUEsFBgAAAAAEAAQA+QAAAJADAAAAAA==&#10;" strokecolor="#4579b8 [3044]">
                  <v:stroke endarrow="open"/>
                </v:shape>
              </v:group>
            </w:pict>
          </mc:Fallback>
        </mc:AlternateContent>
      </w:r>
    </w:p>
    <w:p w14:paraId="07D3D0CA" w14:textId="77777777" w:rsidR="004F068D" w:rsidRPr="00362708" w:rsidRDefault="004F068D">
      <w:pPr>
        <w:pStyle w:val="Standard"/>
        <w:autoSpaceDE w:val="0"/>
        <w:jc w:val="both"/>
        <w:rPr>
          <w:lang w:val="en-US"/>
        </w:rPr>
      </w:pPr>
    </w:p>
    <w:p w14:paraId="63FD9033" w14:textId="77777777" w:rsidR="004F068D" w:rsidRPr="00362708" w:rsidRDefault="004F068D">
      <w:pPr>
        <w:pStyle w:val="Standard"/>
        <w:autoSpaceDE w:val="0"/>
        <w:jc w:val="both"/>
        <w:rPr>
          <w:lang w:val="en-US"/>
        </w:rPr>
      </w:pPr>
    </w:p>
    <w:p w14:paraId="1191E4EC" w14:textId="48A1D6B0" w:rsidR="004F068D" w:rsidRPr="00362708" w:rsidRDefault="004F068D">
      <w:pPr>
        <w:pStyle w:val="Standard"/>
        <w:autoSpaceDE w:val="0"/>
        <w:jc w:val="both"/>
        <w:rPr>
          <w:lang w:val="en-US"/>
        </w:rPr>
      </w:pPr>
    </w:p>
    <w:p w14:paraId="2507F6E5" w14:textId="0073D26B" w:rsidR="004F068D" w:rsidRPr="00362708" w:rsidRDefault="004F068D">
      <w:pPr>
        <w:pStyle w:val="Standard"/>
        <w:autoSpaceDE w:val="0"/>
        <w:jc w:val="both"/>
        <w:rPr>
          <w:lang w:val="en-US"/>
        </w:rPr>
      </w:pPr>
    </w:p>
    <w:p w14:paraId="3D977BC5" w14:textId="77777777" w:rsidR="004F068D" w:rsidRPr="00362708" w:rsidRDefault="004F068D">
      <w:pPr>
        <w:pStyle w:val="Standard"/>
        <w:autoSpaceDE w:val="0"/>
        <w:jc w:val="both"/>
        <w:rPr>
          <w:lang w:val="en-US"/>
        </w:rPr>
      </w:pPr>
    </w:p>
    <w:p w14:paraId="77740077" w14:textId="77777777" w:rsidR="004F068D" w:rsidRPr="00362708" w:rsidRDefault="004F068D">
      <w:pPr>
        <w:pStyle w:val="Standard"/>
        <w:autoSpaceDE w:val="0"/>
        <w:jc w:val="both"/>
        <w:rPr>
          <w:lang w:val="en-US"/>
        </w:rPr>
      </w:pPr>
    </w:p>
    <w:p w14:paraId="3842D582" w14:textId="06925849" w:rsidR="004F068D" w:rsidRPr="00362708" w:rsidRDefault="004F068D">
      <w:pPr>
        <w:pStyle w:val="Standard"/>
        <w:autoSpaceDE w:val="0"/>
        <w:jc w:val="both"/>
        <w:rPr>
          <w:lang w:val="en-US"/>
        </w:rPr>
      </w:pPr>
    </w:p>
    <w:p w14:paraId="7705B4DD" w14:textId="276A4748" w:rsidR="004F068D" w:rsidRPr="00362708" w:rsidRDefault="004F068D">
      <w:pPr>
        <w:pStyle w:val="Standard"/>
        <w:autoSpaceDE w:val="0"/>
        <w:jc w:val="both"/>
        <w:rPr>
          <w:lang w:val="en-US"/>
        </w:rPr>
      </w:pPr>
    </w:p>
    <w:p w14:paraId="30F87DEB" w14:textId="77777777" w:rsidR="004F068D" w:rsidRPr="00362708" w:rsidRDefault="004F068D">
      <w:pPr>
        <w:pStyle w:val="Standard"/>
        <w:autoSpaceDE w:val="0"/>
        <w:jc w:val="both"/>
        <w:rPr>
          <w:lang w:val="en-US"/>
        </w:rPr>
      </w:pPr>
    </w:p>
    <w:p w14:paraId="48036F1F" w14:textId="189B5F53" w:rsidR="004F068D" w:rsidRPr="00362708" w:rsidRDefault="004F068D">
      <w:pPr>
        <w:pStyle w:val="Standard"/>
        <w:autoSpaceDE w:val="0"/>
        <w:jc w:val="both"/>
        <w:rPr>
          <w:lang w:val="en-US"/>
        </w:rPr>
      </w:pPr>
    </w:p>
    <w:p w14:paraId="46CACE6E" w14:textId="082E1FBF" w:rsidR="004F068D" w:rsidRPr="00362708" w:rsidRDefault="004F068D">
      <w:pPr>
        <w:pStyle w:val="Standard"/>
        <w:autoSpaceDE w:val="0"/>
        <w:jc w:val="both"/>
        <w:rPr>
          <w:lang w:val="en-US"/>
        </w:rPr>
      </w:pPr>
    </w:p>
    <w:p w14:paraId="6D5E2774" w14:textId="3858E461" w:rsidR="004F068D" w:rsidRPr="00362708" w:rsidRDefault="004F068D">
      <w:pPr>
        <w:pStyle w:val="Standard"/>
        <w:autoSpaceDE w:val="0"/>
        <w:jc w:val="both"/>
        <w:rPr>
          <w:lang w:val="en-US"/>
        </w:rPr>
      </w:pPr>
    </w:p>
    <w:p w14:paraId="501C70A5" w14:textId="1A96E759" w:rsidR="004F068D" w:rsidRPr="00362708" w:rsidRDefault="004F068D">
      <w:pPr>
        <w:pStyle w:val="Standard"/>
        <w:autoSpaceDE w:val="0"/>
        <w:jc w:val="both"/>
        <w:rPr>
          <w:lang w:val="en-US"/>
        </w:rPr>
      </w:pPr>
    </w:p>
    <w:p w14:paraId="6E1A4C2B" w14:textId="2FFD7896" w:rsidR="004F068D" w:rsidRPr="00362708" w:rsidRDefault="004F068D">
      <w:pPr>
        <w:pStyle w:val="Standard"/>
        <w:autoSpaceDE w:val="0"/>
        <w:jc w:val="both"/>
        <w:rPr>
          <w:lang w:val="en-US"/>
        </w:rPr>
      </w:pPr>
    </w:p>
    <w:p w14:paraId="01E912D9" w14:textId="7101945E" w:rsidR="004F068D" w:rsidRPr="00362708" w:rsidRDefault="004F068D">
      <w:pPr>
        <w:pStyle w:val="Standard"/>
        <w:autoSpaceDE w:val="0"/>
        <w:jc w:val="both"/>
        <w:rPr>
          <w:lang w:val="en-US"/>
        </w:rPr>
      </w:pPr>
    </w:p>
    <w:p w14:paraId="6584C0CF" w14:textId="0A33C95E" w:rsidR="004F068D" w:rsidRPr="00362708" w:rsidRDefault="004F068D">
      <w:pPr>
        <w:pStyle w:val="Standard"/>
        <w:autoSpaceDE w:val="0"/>
        <w:jc w:val="both"/>
        <w:rPr>
          <w:lang w:val="en-US"/>
        </w:rPr>
      </w:pPr>
    </w:p>
    <w:p w14:paraId="30E5A4F6" w14:textId="5A9A1B35" w:rsidR="004F068D" w:rsidRPr="00362708" w:rsidRDefault="004F068D">
      <w:pPr>
        <w:pStyle w:val="Standard"/>
        <w:autoSpaceDE w:val="0"/>
        <w:jc w:val="both"/>
        <w:rPr>
          <w:lang w:val="en-US"/>
        </w:rPr>
      </w:pPr>
    </w:p>
    <w:p w14:paraId="74F64117" w14:textId="3FE32EA8" w:rsidR="004F068D" w:rsidRPr="00362708" w:rsidRDefault="004F068D">
      <w:pPr>
        <w:pStyle w:val="Standard"/>
        <w:autoSpaceDE w:val="0"/>
        <w:jc w:val="both"/>
        <w:rPr>
          <w:lang w:val="en-US"/>
        </w:rPr>
      </w:pPr>
    </w:p>
    <w:p w14:paraId="262BF363" w14:textId="522E869F" w:rsidR="004F068D" w:rsidRPr="00362708" w:rsidRDefault="004F068D">
      <w:pPr>
        <w:pStyle w:val="Standard"/>
        <w:autoSpaceDE w:val="0"/>
        <w:jc w:val="both"/>
        <w:rPr>
          <w:lang w:val="en-US"/>
        </w:rPr>
      </w:pPr>
    </w:p>
    <w:p w14:paraId="7F24E352" w14:textId="783FE0B0" w:rsidR="004F068D" w:rsidRPr="00362708" w:rsidRDefault="004F068D">
      <w:pPr>
        <w:pStyle w:val="Standard"/>
        <w:autoSpaceDE w:val="0"/>
        <w:jc w:val="both"/>
        <w:rPr>
          <w:lang w:val="en-US"/>
        </w:rPr>
      </w:pPr>
    </w:p>
    <w:p w14:paraId="4531B022" w14:textId="77777777" w:rsidR="004F068D" w:rsidRPr="00362708" w:rsidRDefault="004F068D">
      <w:pPr>
        <w:pStyle w:val="Standard"/>
        <w:autoSpaceDE w:val="0"/>
        <w:jc w:val="both"/>
        <w:rPr>
          <w:lang w:val="en-US"/>
        </w:rPr>
      </w:pPr>
    </w:p>
    <w:p w14:paraId="1E3EDF32" w14:textId="51D5942D" w:rsidR="004F068D" w:rsidRPr="00362708" w:rsidRDefault="004F068D">
      <w:pPr>
        <w:pStyle w:val="Standard"/>
        <w:autoSpaceDE w:val="0"/>
        <w:jc w:val="both"/>
        <w:rPr>
          <w:lang w:val="en-US"/>
        </w:rPr>
      </w:pPr>
    </w:p>
    <w:p w14:paraId="6D0548A5" w14:textId="3BB2DF52" w:rsidR="004F068D" w:rsidRPr="00362708" w:rsidRDefault="004F068D">
      <w:pPr>
        <w:pStyle w:val="Standard"/>
        <w:autoSpaceDE w:val="0"/>
        <w:jc w:val="both"/>
        <w:rPr>
          <w:lang w:val="en-US"/>
        </w:rPr>
      </w:pPr>
    </w:p>
    <w:p w14:paraId="7EC0C6B7" w14:textId="23D9BE09" w:rsidR="004F068D" w:rsidRPr="00362708" w:rsidRDefault="004F068D">
      <w:pPr>
        <w:pStyle w:val="Standard"/>
        <w:autoSpaceDE w:val="0"/>
        <w:jc w:val="both"/>
        <w:rPr>
          <w:lang w:val="en-US"/>
        </w:rPr>
      </w:pPr>
    </w:p>
    <w:p w14:paraId="44946686" w14:textId="33F7B69D" w:rsidR="004F068D" w:rsidRPr="00362708" w:rsidRDefault="004F068D">
      <w:pPr>
        <w:pStyle w:val="Standard"/>
        <w:autoSpaceDE w:val="0"/>
        <w:jc w:val="both"/>
        <w:rPr>
          <w:lang w:val="en-US"/>
        </w:rPr>
      </w:pPr>
    </w:p>
    <w:p w14:paraId="0C2DE8E4" w14:textId="4E910D9F" w:rsidR="004F068D" w:rsidRPr="00362708" w:rsidRDefault="004F068D">
      <w:pPr>
        <w:pStyle w:val="Standard"/>
        <w:autoSpaceDE w:val="0"/>
        <w:jc w:val="both"/>
        <w:rPr>
          <w:lang w:val="en-US"/>
        </w:rPr>
      </w:pPr>
    </w:p>
    <w:p w14:paraId="584C2DDF" w14:textId="3F5548CD" w:rsidR="004F068D" w:rsidRPr="00362708" w:rsidRDefault="004F068D">
      <w:pPr>
        <w:pStyle w:val="Standard"/>
        <w:autoSpaceDE w:val="0"/>
        <w:jc w:val="both"/>
        <w:rPr>
          <w:lang w:val="en-US"/>
        </w:rPr>
      </w:pPr>
    </w:p>
    <w:p w14:paraId="2D2AD128" w14:textId="1A9D8470" w:rsidR="00354FDD" w:rsidRDefault="00354FDD" w:rsidP="00025B43">
      <w:pPr>
        <w:pStyle w:val="Caption"/>
        <w:jc w:val="center"/>
        <w:rPr>
          <w:i w:val="0"/>
        </w:rPr>
      </w:pPr>
    </w:p>
    <w:p w14:paraId="7D88A2F1" w14:textId="1CD305BE" w:rsidR="004F068D" w:rsidRPr="0069298B" w:rsidRDefault="00A35349">
      <w:pPr>
        <w:pStyle w:val="Caption"/>
        <w:rPr>
          <w:i w:val="0"/>
          <w:lang w:val="en-US"/>
        </w:rPr>
      </w:pPr>
      <w:r>
        <w:rPr>
          <w:i w:val="0"/>
        </w:rPr>
        <w:t xml:space="preserve">                                     </w:t>
      </w:r>
      <w:r w:rsidR="00147999" w:rsidRPr="0069298B">
        <w:rPr>
          <w:i w:val="0"/>
        </w:rPr>
        <w:t xml:space="preserve">Figure </w:t>
      </w:r>
      <w:r w:rsidR="00147999">
        <w:rPr>
          <w:i w:val="0"/>
        </w:rPr>
        <w:t>2.</w:t>
      </w:r>
      <w:r w:rsidR="00147999" w:rsidRPr="0069298B">
        <w:rPr>
          <w:i w:val="0"/>
        </w:rPr>
        <w:fldChar w:fldCharType="begin"/>
      </w:r>
      <w:r w:rsidR="00147999" w:rsidRPr="0069298B">
        <w:rPr>
          <w:i w:val="0"/>
        </w:rPr>
        <w:instrText xml:space="preserve"> SEQ Figure \* ARABIC </w:instrText>
      </w:r>
      <w:r w:rsidR="00147999" w:rsidRPr="0069298B">
        <w:rPr>
          <w:i w:val="0"/>
        </w:rPr>
        <w:fldChar w:fldCharType="separate"/>
      </w:r>
      <w:r w:rsidR="00D92B37">
        <w:rPr>
          <w:i w:val="0"/>
          <w:noProof/>
        </w:rPr>
        <w:t>5</w:t>
      </w:r>
      <w:r w:rsidR="00147999" w:rsidRPr="0069298B">
        <w:rPr>
          <w:i w:val="0"/>
        </w:rPr>
        <w:fldChar w:fldCharType="end"/>
      </w:r>
      <w:r w:rsidR="00147999" w:rsidRPr="0069298B">
        <w:rPr>
          <w:i w:val="0"/>
        </w:rPr>
        <w:t xml:space="preserve"> Flowchart of data interpolation for a NDVI time series</w:t>
      </w:r>
    </w:p>
    <w:p w14:paraId="14FC8FC1" w14:textId="77777777" w:rsidR="004F068D" w:rsidRPr="00362708" w:rsidRDefault="004F068D">
      <w:pPr>
        <w:pStyle w:val="Standard"/>
        <w:autoSpaceDE w:val="0"/>
        <w:jc w:val="both"/>
        <w:rPr>
          <w:lang w:val="en-US"/>
        </w:rPr>
      </w:pPr>
    </w:p>
    <w:p w14:paraId="3823AE77" w14:textId="5DDA196E" w:rsidR="00FB163C" w:rsidRDefault="00147999" w:rsidP="004E5A0A">
      <w:pPr>
        <w:pStyle w:val="Standard"/>
        <w:autoSpaceDE w:val="0"/>
        <w:ind w:firstLine="706"/>
        <w:jc w:val="both"/>
        <w:rPr>
          <w:lang w:val="en-US"/>
        </w:rPr>
      </w:pPr>
      <w:r>
        <w:rPr>
          <w:lang w:val="en-US"/>
        </w:rPr>
        <w:t>The</w:t>
      </w:r>
      <w:r w:rsidR="004E5A0A" w:rsidRPr="00362708">
        <w:rPr>
          <w:lang w:val="en-US"/>
        </w:rPr>
        <w:t xml:space="preserve"> </w:t>
      </w:r>
      <w:r w:rsidR="009563BF" w:rsidRPr="00362708">
        <w:rPr>
          <w:lang w:val="en-US"/>
        </w:rPr>
        <w:t>raw</w:t>
      </w:r>
      <w:r>
        <w:rPr>
          <w:lang w:val="en-US"/>
        </w:rPr>
        <w:t xml:space="preserve"> NDVI </w:t>
      </w:r>
      <w:r w:rsidR="004E5A0A" w:rsidRPr="00362708">
        <w:rPr>
          <w:lang w:val="en-US"/>
        </w:rPr>
        <w:t xml:space="preserve">time series </w:t>
      </w:r>
      <w:r w:rsidR="009563BF" w:rsidRPr="00362708">
        <w:rPr>
          <w:lang w:val="en-US"/>
        </w:rPr>
        <w:t>for a pixel include</w:t>
      </w:r>
      <w:r w:rsidR="00A72594">
        <w:rPr>
          <w:lang w:val="en-US"/>
        </w:rPr>
        <w:t>s</w:t>
      </w:r>
      <w:r w:rsidR="009563BF" w:rsidRPr="00362708">
        <w:rPr>
          <w:lang w:val="en-US"/>
        </w:rPr>
        <w:t xml:space="preserve"> </w:t>
      </w:r>
      <w:r w:rsidR="00FC018C">
        <w:rPr>
          <w:lang w:val="en-US"/>
        </w:rPr>
        <w:t>28</w:t>
      </w:r>
      <w:r w:rsidR="009563BF" w:rsidRPr="00362708">
        <w:rPr>
          <w:lang w:val="en-US"/>
        </w:rPr>
        <w:t xml:space="preserve"> weekly composite data points, starting with </w:t>
      </w:r>
      <w:r w:rsidR="00271A46">
        <w:rPr>
          <w:lang w:val="en-US"/>
        </w:rPr>
        <w:t>later March</w:t>
      </w:r>
      <w:r w:rsidR="009563BF" w:rsidRPr="00362708">
        <w:rPr>
          <w:lang w:val="en-US"/>
        </w:rPr>
        <w:t xml:space="preserve">, and ending with </w:t>
      </w:r>
      <w:r w:rsidR="00314C39">
        <w:rPr>
          <w:lang w:val="en-US"/>
        </w:rPr>
        <w:t xml:space="preserve">early </w:t>
      </w:r>
      <w:r w:rsidR="00271A46">
        <w:rPr>
          <w:lang w:val="en-US"/>
        </w:rPr>
        <w:t>October</w:t>
      </w:r>
      <w:r w:rsidR="004E5A0A" w:rsidRPr="00362708">
        <w:rPr>
          <w:lang w:val="en-US"/>
        </w:rPr>
        <w:t xml:space="preserve">. The </w:t>
      </w:r>
      <w:r w:rsidR="00765A6F" w:rsidRPr="00362708">
        <w:rPr>
          <w:lang w:val="en-US"/>
        </w:rPr>
        <w:t xml:space="preserve">value </w:t>
      </w:r>
      <w:r w:rsidR="004E5A0A" w:rsidRPr="00362708">
        <w:rPr>
          <w:lang w:val="en-US"/>
        </w:rPr>
        <w:t xml:space="preserve">range </w:t>
      </w:r>
      <w:proofErr w:type="gramStart"/>
      <w:r w:rsidR="004E5A0A" w:rsidRPr="00362708">
        <w:rPr>
          <w:lang w:val="en-US"/>
        </w:rPr>
        <w:t xml:space="preserve">of </w:t>
      </w:r>
      <w:r w:rsidR="00314C39">
        <w:rPr>
          <w:lang w:val="en-US"/>
        </w:rPr>
        <w:t xml:space="preserve"> </w:t>
      </w:r>
      <w:r w:rsidR="004E5A0A" w:rsidRPr="00362708">
        <w:rPr>
          <w:lang w:val="en-US"/>
        </w:rPr>
        <w:t>the</w:t>
      </w:r>
      <w:proofErr w:type="gramEnd"/>
      <w:r w:rsidR="004E5A0A" w:rsidRPr="00362708">
        <w:rPr>
          <w:lang w:val="en-US"/>
        </w:rPr>
        <w:t xml:space="preserve"> raw</w:t>
      </w:r>
      <w:r>
        <w:rPr>
          <w:lang w:val="en-US"/>
        </w:rPr>
        <w:t xml:space="preserve"> NDVI</w:t>
      </w:r>
      <w:r w:rsidR="00835AFA">
        <w:rPr>
          <w:lang w:val="en-US"/>
        </w:rPr>
        <w:t xml:space="preserve"> time series is [0, 200], where the valid data range is [100,</w:t>
      </w:r>
      <w:r>
        <w:rPr>
          <w:lang w:val="en-US"/>
        </w:rPr>
        <w:t xml:space="preserve"> </w:t>
      </w:r>
      <w:r w:rsidR="00835AFA">
        <w:rPr>
          <w:lang w:val="en-US"/>
        </w:rPr>
        <w:t xml:space="preserve">200], </w:t>
      </w:r>
      <w:r w:rsidR="00314C39">
        <w:rPr>
          <w:lang w:val="en-US"/>
        </w:rPr>
        <w:t xml:space="preserve">and </w:t>
      </w:r>
      <w:r w:rsidR="006A32B5">
        <w:rPr>
          <w:lang w:val="en-US"/>
        </w:rPr>
        <w:t>data in the range of [0</w:t>
      </w:r>
      <w:r>
        <w:rPr>
          <w:lang w:val="en-US"/>
        </w:rPr>
        <w:t xml:space="preserve">, </w:t>
      </w:r>
      <w:r w:rsidR="006A32B5">
        <w:rPr>
          <w:lang w:val="en-US"/>
        </w:rPr>
        <w:t>100</w:t>
      </w:r>
      <w:r>
        <w:rPr>
          <w:lang w:val="en-US"/>
        </w:rPr>
        <w:t>]</w:t>
      </w:r>
      <w:r w:rsidR="006A32B5">
        <w:rPr>
          <w:lang w:val="en-US"/>
        </w:rPr>
        <w:t xml:space="preserve"> indicate cloud, snow or water</w:t>
      </w:r>
      <w:r w:rsidR="00835AFA">
        <w:rPr>
          <w:lang w:val="en-US"/>
        </w:rPr>
        <w:t xml:space="preserve">. </w:t>
      </w:r>
      <w:r w:rsidR="00E01755">
        <w:rPr>
          <w:lang w:val="en-US"/>
        </w:rPr>
        <w:t xml:space="preserve"> </w:t>
      </w:r>
      <w:r w:rsidR="00835AFA">
        <w:rPr>
          <w:lang w:val="en-US"/>
        </w:rPr>
        <w:t>Figure 2.</w:t>
      </w:r>
      <w:r w:rsidR="00E01755">
        <w:rPr>
          <w:lang w:val="en-US"/>
        </w:rPr>
        <w:t>6</w:t>
      </w:r>
      <w:r w:rsidR="00835AFA">
        <w:rPr>
          <w:lang w:val="en-US"/>
        </w:rPr>
        <w:t xml:space="preserve"> gives an example of </w:t>
      </w:r>
      <w:r>
        <w:rPr>
          <w:lang w:val="en-US"/>
        </w:rPr>
        <w:t xml:space="preserve">such </w:t>
      </w:r>
      <w:r w:rsidR="00835AFA">
        <w:rPr>
          <w:lang w:val="en-US"/>
        </w:rPr>
        <w:t xml:space="preserve">a </w:t>
      </w:r>
      <w:r>
        <w:rPr>
          <w:lang w:val="en-US"/>
        </w:rPr>
        <w:t xml:space="preserve">raw NDVI </w:t>
      </w:r>
      <w:r w:rsidR="00835AFA">
        <w:rPr>
          <w:lang w:val="en-US"/>
        </w:rPr>
        <w:t>time series. As you can see, there are t</w:t>
      </w:r>
      <w:r w:rsidR="003F4B0C">
        <w:rPr>
          <w:lang w:val="en-US"/>
        </w:rPr>
        <w:t>hree</w:t>
      </w:r>
      <w:r w:rsidR="00835AFA">
        <w:rPr>
          <w:lang w:val="en-US"/>
        </w:rPr>
        <w:t xml:space="preserve"> </w:t>
      </w:r>
      <w:r w:rsidR="00D92B37">
        <w:rPr>
          <w:lang w:val="en-US"/>
        </w:rPr>
        <w:t>no-valid points (</w:t>
      </w:r>
      <w:r w:rsidR="003F4B0C">
        <w:rPr>
          <w:lang w:val="en-US"/>
        </w:rPr>
        <w:t>value less than 100</w:t>
      </w:r>
      <w:r w:rsidR="00D92B37">
        <w:rPr>
          <w:lang w:val="en-US"/>
        </w:rPr>
        <w:t xml:space="preserve">) </w:t>
      </w:r>
      <w:r w:rsidR="0014295C">
        <w:rPr>
          <w:lang w:val="en-US"/>
        </w:rPr>
        <w:t xml:space="preserve">and a few odd points in the time series. The time series has to be processed before it can be used to calculate metrics. </w:t>
      </w:r>
      <w:r w:rsidR="00314C39">
        <w:rPr>
          <w:lang w:val="en-US"/>
        </w:rPr>
        <w:t xml:space="preserve">The interpolation </w:t>
      </w:r>
      <w:r w:rsidR="00B33BB1">
        <w:rPr>
          <w:lang w:val="en-US"/>
        </w:rPr>
        <w:t>process target</w:t>
      </w:r>
      <w:r w:rsidR="00314C39">
        <w:rPr>
          <w:lang w:val="en-US"/>
        </w:rPr>
        <w:t>s</w:t>
      </w:r>
      <w:r w:rsidR="00B33BB1">
        <w:rPr>
          <w:lang w:val="en-US"/>
        </w:rPr>
        <w:t xml:space="preserve"> thes</w:t>
      </w:r>
      <w:r w:rsidR="0014295C">
        <w:rPr>
          <w:lang w:val="en-US"/>
        </w:rPr>
        <w:t xml:space="preserve">e </w:t>
      </w:r>
      <w:r w:rsidR="00D92B37">
        <w:rPr>
          <w:lang w:val="en-US"/>
        </w:rPr>
        <w:t>no-valid and odd</w:t>
      </w:r>
      <w:r w:rsidR="0014295C">
        <w:rPr>
          <w:lang w:val="en-US"/>
        </w:rPr>
        <w:t xml:space="preserve"> </w:t>
      </w:r>
      <w:r w:rsidR="00B33BB1">
        <w:rPr>
          <w:lang w:val="en-US"/>
        </w:rPr>
        <w:t>points.</w:t>
      </w:r>
    </w:p>
    <w:p w14:paraId="009D779B" w14:textId="77777777" w:rsidR="008A18D2" w:rsidRDefault="008A18D2" w:rsidP="004E5A0A">
      <w:pPr>
        <w:pStyle w:val="Standard"/>
        <w:autoSpaceDE w:val="0"/>
        <w:ind w:firstLine="706"/>
        <w:jc w:val="both"/>
        <w:rPr>
          <w:lang w:val="en-US"/>
        </w:rPr>
      </w:pPr>
    </w:p>
    <w:p w14:paraId="340231A0" w14:textId="77777777" w:rsidR="008A18D2" w:rsidRDefault="008A18D2" w:rsidP="004E5A0A">
      <w:pPr>
        <w:pStyle w:val="Standard"/>
        <w:autoSpaceDE w:val="0"/>
        <w:ind w:firstLine="706"/>
        <w:jc w:val="both"/>
        <w:rPr>
          <w:lang w:val="en-US"/>
        </w:rPr>
      </w:pPr>
    </w:p>
    <w:p w14:paraId="5336A96E" w14:textId="77777777" w:rsidR="008A18D2" w:rsidRDefault="008A18D2" w:rsidP="004E5A0A">
      <w:pPr>
        <w:pStyle w:val="Standard"/>
        <w:autoSpaceDE w:val="0"/>
        <w:ind w:firstLine="706"/>
        <w:jc w:val="both"/>
        <w:rPr>
          <w:lang w:val="en-US"/>
        </w:rPr>
      </w:pPr>
    </w:p>
    <w:p w14:paraId="25C38AEE" w14:textId="79D86AB7" w:rsidR="008A18D2" w:rsidRDefault="003F4B0C" w:rsidP="004E5A0A">
      <w:pPr>
        <w:pStyle w:val="Standard"/>
        <w:autoSpaceDE w:val="0"/>
        <w:ind w:firstLine="706"/>
        <w:jc w:val="both"/>
        <w:rPr>
          <w:lang w:val="en-US"/>
        </w:rPr>
      </w:pPr>
      <w:r>
        <w:rPr>
          <w:noProof/>
          <w:lang w:val="en-US" w:eastAsia="zh-CN" w:bidi="ar-SA"/>
        </w:rPr>
        <w:lastRenderedPageBreak/>
        <w:drawing>
          <wp:inline distT="0" distB="0" distL="0" distR="0" wp14:anchorId="7E82F366" wp14:editId="33AA38D2">
            <wp:extent cx="4932726" cy="3946959"/>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png"/>
                    <pic:cNvPicPr/>
                  </pic:nvPicPr>
                  <pic:blipFill>
                    <a:blip r:embed="rId9">
                      <a:extLst>
                        <a:ext uri="{28A0092B-C50C-407E-A947-70E740481C1C}">
                          <a14:useLocalDpi xmlns:a14="http://schemas.microsoft.com/office/drawing/2010/main" val="0"/>
                        </a:ext>
                      </a:extLst>
                    </a:blip>
                    <a:stretch>
                      <a:fillRect/>
                    </a:stretch>
                  </pic:blipFill>
                  <pic:spPr>
                    <a:xfrm>
                      <a:off x="0" y="0"/>
                      <a:ext cx="4931450" cy="3945938"/>
                    </a:xfrm>
                    <a:prstGeom prst="rect">
                      <a:avLst/>
                    </a:prstGeom>
                  </pic:spPr>
                </pic:pic>
              </a:graphicData>
            </a:graphic>
          </wp:inline>
        </w:drawing>
      </w:r>
    </w:p>
    <w:p w14:paraId="3CF6FFC2" w14:textId="2AE7AEDD" w:rsidR="00CC75C3" w:rsidRPr="00362708" w:rsidRDefault="00D92B37" w:rsidP="0069298B">
      <w:pPr>
        <w:pStyle w:val="Standard"/>
        <w:autoSpaceDE w:val="0"/>
        <w:jc w:val="center"/>
        <w:rPr>
          <w:lang w:val="en-US"/>
        </w:rPr>
      </w:pPr>
      <w:r>
        <w:t>Figure 2.6  A raw NDVI time series</w:t>
      </w:r>
    </w:p>
    <w:p w14:paraId="66964A2E" w14:textId="77777777" w:rsidR="00FB163C" w:rsidRPr="00362708" w:rsidRDefault="00FB163C" w:rsidP="00025B43">
      <w:pPr>
        <w:pStyle w:val="Standard"/>
        <w:autoSpaceDE w:val="0"/>
        <w:jc w:val="both"/>
        <w:rPr>
          <w:lang w:val="en-US"/>
        </w:rPr>
      </w:pPr>
    </w:p>
    <w:p w14:paraId="2EA8B156" w14:textId="77777777" w:rsidR="00FB163C" w:rsidRPr="00362708" w:rsidRDefault="00FB163C" w:rsidP="004E5A0A">
      <w:pPr>
        <w:pStyle w:val="Standard"/>
        <w:autoSpaceDE w:val="0"/>
        <w:ind w:firstLine="706"/>
        <w:jc w:val="both"/>
        <w:rPr>
          <w:lang w:val="en-US"/>
        </w:rPr>
      </w:pPr>
    </w:p>
    <w:p w14:paraId="373C1673" w14:textId="24128568" w:rsidR="009B093C" w:rsidRPr="00362708" w:rsidRDefault="004E5A0A">
      <w:pPr>
        <w:pStyle w:val="Standard"/>
        <w:autoSpaceDE w:val="0"/>
        <w:ind w:firstLine="706"/>
        <w:jc w:val="both"/>
        <w:rPr>
          <w:lang w:val="en-US"/>
        </w:rPr>
      </w:pPr>
      <w:r w:rsidRPr="00362708">
        <w:rPr>
          <w:lang w:val="en-US"/>
        </w:rPr>
        <w:t xml:space="preserve"> </w:t>
      </w:r>
      <w:r w:rsidR="00204FEF">
        <w:rPr>
          <w:lang w:val="en-US"/>
        </w:rPr>
        <w:t>The interpolation subroutine f</w:t>
      </w:r>
      <w:r w:rsidR="00B33BB1">
        <w:rPr>
          <w:lang w:val="en-US"/>
        </w:rPr>
        <w:t xml:space="preserve">irst </w:t>
      </w:r>
      <w:r w:rsidR="006E6ECD">
        <w:rPr>
          <w:lang w:val="en-US"/>
        </w:rPr>
        <w:t>check</w:t>
      </w:r>
      <w:r w:rsidR="00204FEF">
        <w:rPr>
          <w:lang w:val="en-US"/>
        </w:rPr>
        <w:t>s</w:t>
      </w:r>
      <w:r w:rsidR="006E6ECD">
        <w:rPr>
          <w:lang w:val="en-US"/>
        </w:rPr>
        <w:t xml:space="preserve"> the</w:t>
      </w:r>
      <w:r w:rsidR="00B33BB1">
        <w:rPr>
          <w:lang w:val="en-US"/>
        </w:rPr>
        <w:t xml:space="preserve"> </w:t>
      </w:r>
      <w:r w:rsidR="00204FEF">
        <w:rPr>
          <w:lang w:val="en-US"/>
        </w:rPr>
        <w:t xml:space="preserve">raw </w:t>
      </w:r>
      <w:r w:rsidR="006E6ECD">
        <w:rPr>
          <w:lang w:val="en-US"/>
        </w:rPr>
        <w:t xml:space="preserve">NDVI data </w:t>
      </w:r>
      <w:r w:rsidR="00B33BB1">
        <w:rPr>
          <w:lang w:val="en-US"/>
        </w:rPr>
        <w:t xml:space="preserve">time series to determine if it </w:t>
      </w:r>
      <w:r w:rsidR="006E6ECD">
        <w:rPr>
          <w:lang w:val="en-US"/>
        </w:rPr>
        <w:t xml:space="preserve">is valid for </w:t>
      </w:r>
      <w:r w:rsidR="00314C39">
        <w:rPr>
          <w:lang w:val="en-US"/>
        </w:rPr>
        <w:t>the</w:t>
      </w:r>
      <w:r w:rsidR="00B33BB1">
        <w:rPr>
          <w:lang w:val="en-US"/>
        </w:rPr>
        <w:t xml:space="preserve"> </w:t>
      </w:r>
      <w:r w:rsidR="006E6ECD">
        <w:rPr>
          <w:lang w:val="en-US"/>
        </w:rPr>
        <w:t xml:space="preserve">purpose of </w:t>
      </w:r>
      <w:r w:rsidR="00B33BB1">
        <w:rPr>
          <w:lang w:val="en-US"/>
        </w:rPr>
        <w:t xml:space="preserve">NDVI metrics calculation. </w:t>
      </w:r>
      <w:r w:rsidR="00485843">
        <w:rPr>
          <w:lang w:val="en-US"/>
        </w:rPr>
        <w:t>Two conditions are applied to determine</w:t>
      </w:r>
      <w:r w:rsidR="00204FEF">
        <w:rPr>
          <w:lang w:val="en-US"/>
        </w:rPr>
        <w:t xml:space="preserve"> the</w:t>
      </w:r>
      <w:r w:rsidR="00314C39">
        <w:rPr>
          <w:lang w:val="en-US"/>
        </w:rPr>
        <w:t xml:space="preserve"> </w:t>
      </w:r>
      <w:r w:rsidR="00B06F13">
        <w:rPr>
          <w:lang w:val="en-US"/>
        </w:rPr>
        <w:t>validity</w:t>
      </w:r>
      <w:r w:rsidR="00204FEF">
        <w:rPr>
          <w:lang w:val="en-US"/>
        </w:rPr>
        <w:t xml:space="preserve"> of a time series</w:t>
      </w:r>
      <w:r w:rsidR="00314C39">
        <w:rPr>
          <w:lang w:val="en-US"/>
        </w:rPr>
        <w:t xml:space="preserve">: </w:t>
      </w:r>
      <w:r w:rsidR="00485843">
        <w:rPr>
          <w:lang w:val="en-US"/>
        </w:rPr>
        <w:t>a)</w:t>
      </w:r>
      <w:r w:rsidRPr="00362708">
        <w:rPr>
          <w:lang w:val="en-US"/>
        </w:rPr>
        <w:t xml:space="preserve"> </w:t>
      </w:r>
      <w:r w:rsidR="00485843">
        <w:rPr>
          <w:lang w:val="en-US"/>
        </w:rPr>
        <w:t xml:space="preserve">the </w:t>
      </w:r>
      <w:r w:rsidR="00F42EE4">
        <w:rPr>
          <w:lang w:val="en-US"/>
        </w:rPr>
        <w:t xml:space="preserve">time series </w:t>
      </w:r>
      <w:r w:rsidR="006E6ECD">
        <w:rPr>
          <w:lang w:val="en-US"/>
        </w:rPr>
        <w:t>must have at least 3</w:t>
      </w:r>
      <w:r w:rsidR="00485843">
        <w:rPr>
          <w:lang w:val="en-US"/>
        </w:rPr>
        <w:t xml:space="preserve"> </w:t>
      </w:r>
      <w:r w:rsidR="006E6ECD">
        <w:rPr>
          <w:lang w:val="en-US"/>
        </w:rPr>
        <w:t xml:space="preserve">clear-sky </w:t>
      </w:r>
      <w:r w:rsidR="00485843">
        <w:rPr>
          <w:lang w:val="en-US"/>
        </w:rPr>
        <w:t>points</w:t>
      </w:r>
      <w:r w:rsidR="006E6ECD">
        <w:rPr>
          <w:lang w:val="en-US"/>
        </w:rPr>
        <w:t xml:space="preserve"> </w:t>
      </w:r>
      <w:r w:rsidR="00204FEF">
        <w:rPr>
          <w:lang w:val="en-US"/>
        </w:rPr>
        <w:t xml:space="preserve">with </w:t>
      </w:r>
      <w:r w:rsidR="006E6ECD">
        <w:rPr>
          <w:lang w:val="en-US"/>
        </w:rPr>
        <w:t>NDVI value</w:t>
      </w:r>
      <w:r w:rsidR="00204FEF">
        <w:rPr>
          <w:lang w:val="en-US"/>
        </w:rPr>
        <w:t xml:space="preserve"> </w:t>
      </w:r>
      <w:r w:rsidR="006E6ECD">
        <w:rPr>
          <w:lang w:val="en-US"/>
        </w:rPr>
        <w:t xml:space="preserve">equal or </w:t>
      </w:r>
      <w:r w:rsidR="00F42EE4">
        <w:rPr>
          <w:lang w:val="en-US"/>
        </w:rPr>
        <w:t>greater</w:t>
      </w:r>
      <w:r w:rsidRPr="00362708">
        <w:rPr>
          <w:lang w:val="en-US"/>
        </w:rPr>
        <w:t xml:space="preserve"> </w:t>
      </w:r>
      <w:r w:rsidR="00F42EE4">
        <w:rPr>
          <w:lang w:val="en-US"/>
        </w:rPr>
        <w:t>than 25% of the valid raw data range of [100,</w:t>
      </w:r>
      <w:r w:rsidR="006E6ECD">
        <w:rPr>
          <w:lang w:val="en-US"/>
        </w:rPr>
        <w:t xml:space="preserve"> </w:t>
      </w:r>
      <w:r w:rsidR="00F42EE4">
        <w:rPr>
          <w:lang w:val="en-US"/>
        </w:rPr>
        <w:t xml:space="preserve">200]. That is to say, </w:t>
      </w:r>
      <w:r w:rsidR="006E6ECD">
        <w:rPr>
          <w:lang w:val="en-US"/>
        </w:rPr>
        <w:t>NDVI</w:t>
      </w:r>
      <w:r w:rsidR="00F42EE4">
        <w:rPr>
          <w:lang w:val="en-US"/>
        </w:rPr>
        <w:t xml:space="preserve"> value</w:t>
      </w:r>
      <w:r w:rsidR="006E6ECD">
        <w:rPr>
          <w:lang w:val="en-US"/>
        </w:rPr>
        <w:t>s</w:t>
      </w:r>
      <w:r w:rsidR="00F42EE4">
        <w:rPr>
          <w:lang w:val="en-US"/>
        </w:rPr>
        <w:t xml:space="preserve"> must be greater than 125</w:t>
      </w:r>
      <w:r w:rsidR="006E6ECD">
        <w:rPr>
          <w:lang w:val="en-US"/>
        </w:rPr>
        <w:t>;</w:t>
      </w:r>
      <w:r w:rsidR="00B33BB1">
        <w:rPr>
          <w:lang w:val="en-US"/>
        </w:rPr>
        <w:t xml:space="preserve"> </w:t>
      </w:r>
      <w:r w:rsidR="006E6ECD">
        <w:rPr>
          <w:lang w:val="en-US"/>
        </w:rPr>
        <w:t xml:space="preserve">b) the time series must have normal shape which defined as the maximum NDVI value point must be located between the first 20% of maximum value point and the last 20% of maximum value point. </w:t>
      </w:r>
      <w:r w:rsidR="00F42EE4">
        <w:rPr>
          <w:lang w:val="en-US"/>
        </w:rPr>
        <w:t>If the tim</w:t>
      </w:r>
      <w:r w:rsidR="00014F94">
        <w:rPr>
          <w:lang w:val="en-US"/>
        </w:rPr>
        <w:t xml:space="preserve">e series does not </w:t>
      </w:r>
      <w:r w:rsidR="00F42EE4">
        <w:rPr>
          <w:lang w:val="en-US"/>
        </w:rPr>
        <w:t>meet</w:t>
      </w:r>
      <w:r w:rsidR="00014F94">
        <w:rPr>
          <w:lang w:val="en-US"/>
        </w:rPr>
        <w:t xml:space="preserve"> either of the conditions, the </w:t>
      </w:r>
      <w:r w:rsidR="00B73AFC">
        <w:rPr>
          <w:lang w:val="en-US"/>
        </w:rPr>
        <w:t>subroutine</w:t>
      </w:r>
      <w:r w:rsidR="00F42EE4">
        <w:rPr>
          <w:lang w:val="en-US"/>
        </w:rPr>
        <w:t xml:space="preserve"> </w:t>
      </w:r>
      <w:r w:rsidR="00B73AFC">
        <w:rPr>
          <w:lang w:val="en-US"/>
        </w:rPr>
        <w:t>returns to its caller program</w:t>
      </w:r>
      <w:r w:rsidR="00014F94">
        <w:rPr>
          <w:lang w:val="en-US"/>
        </w:rPr>
        <w:t xml:space="preserve">. Otherwise, the </w:t>
      </w:r>
      <w:r w:rsidR="00B73AFC">
        <w:rPr>
          <w:lang w:val="en-US"/>
        </w:rPr>
        <w:t>subroutine</w:t>
      </w:r>
      <w:r w:rsidR="00014F94">
        <w:rPr>
          <w:lang w:val="en-US"/>
        </w:rPr>
        <w:t xml:space="preserve"> </w:t>
      </w:r>
      <w:r w:rsidR="00DA6421" w:rsidRPr="00362708">
        <w:rPr>
          <w:lang w:val="en-US"/>
        </w:rPr>
        <w:t>continue</w:t>
      </w:r>
      <w:r w:rsidR="00014F94">
        <w:rPr>
          <w:lang w:val="en-US"/>
        </w:rPr>
        <w:t>s</w:t>
      </w:r>
      <w:r w:rsidR="00DA6421" w:rsidRPr="00362708">
        <w:rPr>
          <w:lang w:val="en-US"/>
        </w:rPr>
        <w:t xml:space="preserve"> to process the time series.</w:t>
      </w:r>
      <w:r w:rsidR="00014F94">
        <w:rPr>
          <w:lang w:val="en-US"/>
        </w:rPr>
        <w:t xml:space="preserve"> </w:t>
      </w:r>
      <w:r w:rsidR="00B73AFC">
        <w:rPr>
          <w:lang w:val="en-US"/>
        </w:rPr>
        <w:t>G</w:t>
      </w:r>
      <w:r w:rsidR="009563BF" w:rsidRPr="00362708">
        <w:rPr>
          <w:lang w:val="en-US"/>
        </w:rPr>
        <w:t xml:space="preserve">ood </w:t>
      </w:r>
      <w:r w:rsidR="00B73AFC">
        <w:rPr>
          <w:lang w:val="en-US"/>
        </w:rPr>
        <w:t>points with value equal to or greater than 100</w:t>
      </w:r>
      <w:r w:rsidR="009563BF" w:rsidRPr="00362708">
        <w:rPr>
          <w:lang w:val="en-US"/>
        </w:rPr>
        <w:t xml:space="preserve"> are kept</w:t>
      </w:r>
      <w:r w:rsidR="00B73AFC">
        <w:rPr>
          <w:lang w:val="en-US"/>
        </w:rPr>
        <w:t>.</w:t>
      </w:r>
      <w:r w:rsidR="00314C39" w:rsidRPr="00362708">
        <w:rPr>
          <w:lang w:val="en-US"/>
        </w:rPr>
        <w:t xml:space="preserve"> </w:t>
      </w:r>
      <w:r w:rsidR="00B73AFC">
        <w:rPr>
          <w:lang w:val="en-US"/>
        </w:rPr>
        <w:t>O</w:t>
      </w:r>
      <w:r w:rsidR="009563BF" w:rsidRPr="00362708">
        <w:rPr>
          <w:lang w:val="en-US"/>
        </w:rPr>
        <w:t>ther</w:t>
      </w:r>
      <w:r w:rsidR="003F4C77" w:rsidRPr="00362708">
        <w:rPr>
          <w:lang w:val="en-US"/>
        </w:rPr>
        <w:t xml:space="preserve"> points</w:t>
      </w:r>
      <w:r w:rsidRPr="00362708">
        <w:rPr>
          <w:lang w:val="en-US"/>
        </w:rPr>
        <w:t xml:space="preserve"> </w:t>
      </w:r>
      <w:r w:rsidR="009563BF" w:rsidRPr="00362708">
        <w:rPr>
          <w:lang w:val="en-US"/>
        </w:rPr>
        <w:t xml:space="preserve">are randomly assigned a </w:t>
      </w:r>
      <w:r w:rsidR="00DA6421" w:rsidRPr="00362708">
        <w:rPr>
          <w:lang w:val="en-US"/>
        </w:rPr>
        <w:t xml:space="preserve">100 or </w:t>
      </w:r>
      <w:r w:rsidR="009563BF" w:rsidRPr="00362708">
        <w:rPr>
          <w:lang w:val="en-US"/>
        </w:rPr>
        <w:t>1</w:t>
      </w:r>
      <w:r w:rsidR="00DA6421" w:rsidRPr="00362708">
        <w:rPr>
          <w:lang w:val="en-US"/>
        </w:rPr>
        <w:t>01</w:t>
      </w:r>
      <w:r w:rsidR="009563BF" w:rsidRPr="00362708">
        <w:rPr>
          <w:lang w:val="en-US"/>
        </w:rPr>
        <w:t xml:space="preserve"> to avoid false crossovers for start of sea</w:t>
      </w:r>
      <w:r w:rsidR="00DA6421" w:rsidRPr="00362708">
        <w:rPr>
          <w:lang w:val="en-US"/>
        </w:rPr>
        <w:t>son and end of season detection.</w:t>
      </w:r>
      <w:r w:rsidR="009563BF" w:rsidRPr="00362708">
        <w:rPr>
          <w:lang w:val="en-US"/>
        </w:rPr>
        <w:t xml:space="preserve"> </w:t>
      </w:r>
      <w:r w:rsidR="00B73AFC">
        <w:rPr>
          <w:lang w:val="en-US"/>
        </w:rPr>
        <w:t>The time series is divided into three segments</w:t>
      </w:r>
      <w:r w:rsidR="002369AF">
        <w:rPr>
          <w:lang w:val="en-US"/>
        </w:rPr>
        <w:t>. The</w:t>
      </w:r>
      <w:r w:rsidR="00B73AFC">
        <w:rPr>
          <w:lang w:val="en-US"/>
        </w:rPr>
        <w:t xml:space="preserve"> first segment </w:t>
      </w:r>
      <w:r w:rsidR="002369AF">
        <w:rPr>
          <w:lang w:val="en-US"/>
        </w:rPr>
        <w:t xml:space="preserve">is defined as </w:t>
      </w:r>
      <w:r w:rsidR="00B73AFC">
        <w:rPr>
          <w:lang w:val="en-US"/>
        </w:rPr>
        <w:t xml:space="preserve">from the first point </w:t>
      </w:r>
      <w:r w:rsidR="002369AF">
        <w:rPr>
          <w:lang w:val="en-US"/>
        </w:rPr>
        <w:t xml:space="preserve">of the time series </w:t>
      </w:r>
      <w:r w:rsidR="00B73AFC">
        <w:rPr>
          <w:lang w:val="en-US"/>
        </w:rPr>
        <w:t xml:space="preserve">to the </w:t>
      </w:r>
      <w:r w:rsidR="002369AF">
        <w:rPr>
          <w:lang w:val="en-US"/>
        </w:rPr>
        <w:t xml:space="preserve">first </w:t>
      </w:r>
      <w:r w:rsidR="00B73AFC">
        <w:rPr>
          <w:lang w:val="en-US"/>
        </w:rPr>
        <w:t>20% of maximum value</w:t>
      </w:r>
      <w:r w:rsidR="002369AF">
        <w:rPr>
          <w:lang w:val="en-US"/>
        </w:rPr>
        <w:t xml:space="preserve"> point-1. T</w:t>
      </w:r>
      <w:r w:rsidR="00B73AFC">
        <w:rPr>
          <w:lang w:val="en-US"/>
        </w:rPr>
        <w:t xml:space="preserve">he </w:t>
      </w:r>
      <w:r w:rsidR="002369AF">
        <w:rPr>
          <w:lang w:val="en-US"/>
        </w:rPr>
        <w:t xml:space="preserve">second segment is from the </w:t>
      </w:r>
      <w:r w:rsidR="00B73AFC">
        <w:rPr>
          <w:lang w:val="en-US"/>
        </w:rPr>
        <w:t xml:space="preserve">first </w:t>
      </w:r>
      <w:r w:rsidR="00D92B37">
        <w:rPr>
          <w:lang w:val="en-US"/>
        </w:rPr>
        <w:t>to</w:t>
      </w:r>
      <w:r w:rsidR="00B73AFC">
        <w:rPr>
          <w:lang w:val="en-US"/>
        </w:rPr>
        <w:t xml:space="preserve"> </w:t>
      </w:r>
      <w:r w:rsidR="002369AF">
        <w:rPr>
          <w:lang w:val="en-US"/>
        </w:rPr>
        <w:t xml:space="preserve">the </w:t>
      </w:r>
      <w:r w:rsidR="00B73AFC">
        <w:rPr>
          <w:lang w:val="en-US"/>
        </w:rPr>
        <w:t>last point</w:t>
      </w:r>
      <w:r w:rsidR="002369AF">
        <w:rPr>
          <w:lang w:val="en-US"/>
        </w:rPr>
        <w:t xml:space="preserve"> of 20% of maximum value points. The last segment is defined as from the last 20% of maximum value point+1 to the last point of the time series. </w:t>
      </w:r>
      <w:r w:rsidR="00DA6421" w:rsidRPr="00362708">
        <w:rPr>
          <w:lang w:val="en-US"/>
        </w:rPr>
        <w:t xml:space="preserve">Linear interpolation </w:t>
      </w:r>
      <w:r w:rsidR="00D92B37">
        <w:rPr>
          <w:lang w:val="en-US"/>
        </w:rPr>
        <w:t xml:space="preserve">method </w:t>
      </w:r>
      <w:r w:rsidR="00DA6421" w:rsidRPr="00362708">
        <w:rPr>
          <w:lang w:val="en-US"/>
        </w:rPr>
        <w:t xml:space="preserve">is applied to the </w:t>
      </w:r>
      <w:r w:rsidR="002369AF">
        <w:rPr>
          <w:lang w:val="en-US"/>
        </w:rPr>
        <w:t xml:space="preserve">second </w:t>
      </w:r>
      <w:r w:rsidR="00DA6421" w:rsidRPr="00362708">
        <w:rPr>
          <w:lang w:val="en-US"/>
        </w:rPr>
        <w:t>segment</w:t>
      </w:r>
      <w:r w:rsidR="00FD2F5D">
        <w:rPr>
          <w:lang w:val="en-US"/>
        </w:rPr>
        <w:t xml:space="preserve"> by k</w:t>
      </w:r>
      <w:r w:rsidR="002369AF">
        <w:rPr>
          <w:lang w:val="en-US"/>
        </w:rPr>
        <w:t>eep</w:t>
      </w:r>
      <w:r w:rsidR="00FD2F5D">
        <w:rPr>
          <w:lang w:val="en-US"/>
        </w:rPr>
        <w:t>ing</w:t>
      </w:r>
      <w:r w:rsidR="002369AF">
        <w:rPr>
          <w:lang w:val="en-US"/>
        </w:rPr>
        <w:t xml:space="preserve"> clear-sky points with valid NDVI values</w:t>
      </w:r>
      <w:r w:rsidR="00FD2F5D">
        <w:rPr>
          <w:lang w:val="en-US"/>
        </w:rPr>
        <w:t xml:space="preserve"> and interpolating the </w:t>
      </w:r>
      <w:r w:rsidR="00D92B37">
        <w:rPr>
          <w:lang w:val="en-US"/>
        </w:rPr>
        <w:t>no-valid</w:t>
      </w:r>
      <w:r w:rsidR="00FD2F5D">
        <w:rPr>
          <w:lang w:val="en-US"/>
        </w:rPr>
        <w:t xml:space="preserve"> points. </w:t>
      </w:r>
      <w:r w:rsidR="00B73AFC">
        <w:rPr>
          <w:lang w:val="en-US"/>
        </w:rPr>
        <w:t>The</w:t>
      </w:r>
      <w:r w:rsidR="004E4740">
        <w:rPr>
          <w:lang w:val="en-US"/>
        </w:rPr>
        <w:t xml:space="preserve"> </w:t>
      </w:r>
      <w:r w:rsidR="00FD2F5D">
        <w:rPr>
          <w:lang w:val="en-US"/>
        </w:rPr>
        <w:t xml:space="preserve">first and last points with </w:t>
      </w:r>
      <w:r w:rsidR="004E4740">
        <w:rPr>
          <w:lang w:val="en-US"/>
        </w:rPr>
        <w:t xml:space="preserve">20% </w:t>
      </w:r>
      <w:r w:rsidR="00FD2F5D">
        <w:rPr>
          <w:lang w:val="en-US"/>
        </w:rPr>
        <w:t>of maximum values are also used to</w:t>
      </w:r>
      <w:r w:rsidR="004E4740">
        <w:rPr>
          <w:lang w:val="en-US"/>
        </w:rPr>
        <w:t xml:space="preserve"> estimate start and end of season dates (Figures 2.8 and 2.9)</w:t>
      </w:r>
      <w:r w:rsidR="00DA6421" w:rsidRPr="00362708">
        <w:rPr>
          <w:lang w:val="en-US"/>
        </w:rPr>
        <w:t xml:space="preserve">. </w:t>
      </w:r>
      <w:r w:rsidR="005B16B4">
        <w:rPr>
          <w:lang w:val="en-US"/>
        </w:rPr>
        <w:t>T</w:t>
      </w:r>
      <w:r w:rsidR="00FD2F5D">
        <w:rPr>
          <w:lang w:val="en-US"/>
        </w:rPr>
        <w:t xml:space="preserve">hen </w:t>
      </w:r>
      <w:r w:rsidR="005B16B4">
        <w:rPr>
          <w:lang w:val="en-US"/>
        </w:rPr>
        <w:t xml:space="preserve">the time series is checked </w:t>
      </w:r>
      <w:r w:rsidR="00314C39">
        <w:rPr>
          <w:lang w:val="en-US"/>
        </w:rPr>
        <w:t xml:space="preserve">to determine </w:t>
      </w:r>
      <w:r w:rsidR="00991102">
        <w:rPr>
          <w:lang w:val="en-US"/>
        </w:rPr>
        <w:t xml:space="preserve">if </w:t>
      </w:r>
      <w:r w:rsidR="005B16B4">
        <w:rPr>
          <w:lang w:val="en-US"/>
        </w:rPr>
        <w:t>it</w:t>
      </w:r>
      <w:r w:rsidR="00991102">
        <w:rPr>
          <w:lang w:val="en-US"/>
        </w:rPr>
        <w:t xml:space="preserve"> includes </w:t>
      </w:r>
      <w:r w:rsidR="00DA6421" w:rsidRPr="00362708">
        <w:rPr>
          <w:lang w:val="en-US"/>
        </w:rPr>
        <w:t xml:space="preserve">one or two </w:t>
      </w:r>
      <w:r w:rsidR="00991102">
        <w:rPr>
          <w:lang w:val="en-US"/>
        </w:rPr>
        <w:t xml:space="preserve">consecutive </w:t>
      </w:r>
      <w:r w:rsidR="00DA6421" w:rsidRPr="00362708">
        <w:rPr>
          <w:lang w:val="en-US"/>
        </w:rPr>
        <w:t>odd points which are</w:t>
      </w:r>
      <w:r w:rsidR="00A93F0D">
        <w:rPr>
          <w:lang w:val="en-US"/>
        </w:rPr>
        <w:t xml:space="preserve"> </w:t>
      </w:r>
      <w:r w:rsidR="00314C39">
        <w:rPr>
          <w:lang w:val="en-US"/>
        </w:rPr>
        <w:t>significantly</w:t>
      </w:r>
      <w:r w:rsidR="00314C39" w:rsidRPr="00362708">
        <w:rPr>
          <w:lang w:val="en-US"/>
        </w:rPr>
        <w:t xml:space="preserve"> </w:t>
      </w:r>
      <w:r w:rsidR="00702434" w:rsidRPr="00362708">
        <w:rPr>
          <w:lang w:val="en-US"/>
        </w:rPr>
        <w:t>smaller than their adj</w:t>
      </w:r>
      <w:r w:rsidR="00B652F8">
        <w:rPr>
          <w:lang w:val="en-US"/>
        </w:rPr>
        <w:t>acent</w:t>
      </w:r>
      <w:r w:rsidR="00DA6421" w:rsidRPr="00362708">
        <w:rPr>
          <w:lang w:val="en-US"/>
        </w:rPr>
        <w:t xml:space="preserve"> points</w:t>
      </w:r>
      <w:r w:rsidR="00702434" w:rsidRPr="00362708">
        <w:rPr>
          <w:lang w:val="en-US"/>
        </w:rPr>
        <w:t xml:space="preserve">, and </w:t>
      </w:r>
      <w:r w:rsidR="00B06F13">
        <w:rPr>
          <w:lang w:val="en-US"/>
        </w:rPr>
        <w:t xml:space="preserve">if so, </w:t>
      </w:r>
      <w:r w:rsidR="00702434" w:rsidRPr="00362708">
        <w:rPr>
          <w:lang w:val="en-US"/>
        </w:rPr>
        <w:t xml:space="preserve">these odd points </w:t>
      </w:r>
      <w:r w:rsidR="00B06F13">
        <w:rPr>
          <w:lang w:val="en-US"/>
        </w:rPr>
        <w:t xml:space="preserve">are replaced </w:t>
      </w:r>
      <w:r w:rsidR="00702434" w:rsidRPr="00362708">
        <w:rPr>
          <w:lang w:val="en-US"/>
        </w:rPr>
        <w:t xml:space="preserve">with </w:t>
      </w:r>
      <w:r w:rsidR="003F4C77" w:rsidRPr="00362708">
        <w:rPr>
          <w:lang w:val="en-US"/>
        </w:rPr>
        <w:t xml:space="preserve">values determined by </w:t>
      </w:r>
      <w:r w:rsidR="00B06F13">
        <w:rPr>
          <w:lang w:val="en-US"/>
        </w:rPr>
        <w:t xml:space="preserve">the </w:t>
      </w:r>
      <w:r w:rsidR="00702434" w:rsidRPr="00362708">
        <w:rPr>
          <w:lang w:val="en-US"/>
        </w:rPr>
        <w:t>linear interpolation method.</w:t>
      </w:r>
      <w:r w:rsidR="005B16B4">
        <w:rPr>
          <w:lang w:val="en-US"/>
        </w:rPr>
        <w:t xml:space="preserve"> Figure 2.7 shows the interpolated time series. As you can see, both no-valid and odd points in Figure 2.6 are linearly interpolated.  </w:t>
      </w:r>
    </w:p>
    <w:p w14:paraId="7E925C16" w14:textId="77777777" w:rsidR="00CC75C3" w:rsidRPr="00362708" w:rsidRDefault="00CC75C3" w:rsidP="0069298B">
      <w:pPr>
        <w:pStyle w:val="Standard"/>
        <w:autoSpaceDE w:val="0"/>
        <w:jc w:val="both"/>
        <w:rPr>
          <w:lang w:val="en-US"/>
        </w:rPr>
      </w:pPr>
    </w:p>
    <w:p w14:paraId="6D748F77" w14:textId="63500C3B" w:rsidR="00CC75C3" w:rsidRPr="00362708" w:rsidRDefault="009B093C" w:rsidP="0069298B">
      <w:pPr>
        <w:pStyle w:val="Standard"/>
        <w:autoSpaceDE w:val="0"/>
        <w:ind w:firstLine="706"/>
        <w:rPr>
          <w:lang w:val="en-US"/>
        </w:rPr>
      </w:pPr>
      <w:r>
        <w:rPr>
          <w:noProof/>
          <w:lang w:eastAsia="zh-CN" w:bidi="ar-SA"/>
        </w:rPr>
        <w:lastRenderedPageBreak/>
        <w:drawing>
          <wp:inline distT="0" distB="0" distL="0" distR="0" wp14:anchorId="1C7F6CBA" wp14:editId="137218DC">
            <wp:extent cx="4513277" cy="3611334"/>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png"/>
                    <pic:cNvPicPr/>
                  </pic:nvPicPr>
                  <pic:blipFill>
                    <a:blip r:embed="rId10">
                      <a:extLst>
                        <a:ext uri="{28A0092B-C50C-407E-A947-70E740481C1C}">
                          <a14:useLocalDpi xmlns:a14="http://schemas.microsoft.com/office/drawing/2010/main" val="0"/>
                        </a:ext>
                      </a:extLst>
                    </a:blip>
                    <a:stretch>
                      <a:fillRect/>
                    </a:stretch>
                  </pic:blipFill>
                  <pic:spPr>
                    <a:xfrm>
                      <a:off x="0" y="0"/>
                      <a:ext cx="4512110" cy="3610400"/>
                    </a:xfrm>
                    <a:prstGeom prst="rect">
                      <a:avLst/>
                    </a:prstGeom>
                  </pic:spPr>
                </pic:pic>
              </a:graphicData>
            </a:graphic>
          </wp:inline>
        </w:drawing>
      </w:r>
    </w:p>
    <w:p w14:paraId="3182FC6C" w14:textId="323039E0" w:rsidR="004F068D" w:rsidRPr="00362708" w:rsidRDefault="001019CF" w:rsidP="0069298B">
      <w:pPr>
        <w:pStyle w:val="Caption"/>
        <w:jc w:val="center"/>
      </w:pPr>
      <w:r w:rsidRPr="00025B43">
        <w:rPr>
          <w:i w:val="0"/>
        </w:rPr>
        <w:t>Figure 2.</w:t>
      </w:r>
      <w:r w:rsidR="009B093C">
        <w:rPr>
          <w:i w:val="0"/>
        </w:rPr>
        <w:t>7</w:t>
      </w:r>
      <w:r w:rsidR="0028360C">
        <w:rPr>
          <w:i w:val="0"/>
        </w:rPr>
        <w:t>.</w:t>
      </w:r>
      <w:r w:rsidRPr="00025B43">
        <w:rPr>
          <w:i w:val="0"/>
        </w:rPr>
        <w:t xml:space="preserve"> Interpolated-data time series</w:t>
      </w:r>
    </w:p>
    <w:p w14:paraId="091A8BC9" w14:textId="77777777" w:rsidR="004F068D" w:rsidRPr="00362708" w:rsidRDefault="004F068D">
      <w:pPr>
        <w:pStyle w:val="Standard"/>
        <w:autoSpaceDE w:val="0"/>
        <w:jc w:val="both"/>
        <w:rPr>
          <w:lang w:val="en-US"/>
        </w:rPr>
      </w:pPr>
    </w:p>
    <w:p w14:paraId="5A715B9C" w14:textId="68575B35" w:rsidR="004F068D" w:rsidRPr="00362708" w:rsidRDefault="00991102" w:rsidP="00834F23">
      <w:pPr>
        <w:pStyle w:val="Standard"/>
        <w:numPr>
          <w:ilvl w:val="0"/>
          <w:numId w:val="4"/>
        </w:numPr>
        <w:autoSpaceDE w:val="0"/>
        <w:jc w:val="both"/>
        <w:rPr>
          <w:lang w:val="en-US"/>
        </w:rPr>
      </w:pPr>
      <w:r>
        <w:rPr>
          <w:lang w:val="en-US"/>
        </w:rPr>
        <w:t xml:space="preserve"> S</w:t>
      </w:r>
      <w:r w:rsidR="00FB163C" w:rsidRPr="00362708">
        <w:rPr>
          <w:lang w:val="en-US"/>
        </w:rPr>
        <w:t>mooth</w:t>
      </w:r>
      <w:r w:rsidR="00270E77" w:rsidRPr="00362708">
        <w:rPr>
          <w:lang w:val="en-US"/>
        </w:rPr>
        <w:t>ing</w:t>
      </w:r>
      <w:r w:rsidR="00FB163C" w:rsidRPr="00362708">
        <w:rPr>
          <w:lang w:val="en-US"/>
        </w:rPr>
        <w:t xml:space="preserve"> the interpolated data time series</w:t>
      </w:r>
      <w:r w:rsidR="00D5012E">
        <w:rPr>
          <w:lang w:val="en-US"/>
        </w:rPr>
        <w:t xml:space="preserve"> (wls_smooth.pro)</w:t>
      </w:r>
    </w:p>
    <w:p w14:paraId="707DAF6A" w14:textId="20BF6BBF" w:rsidR="005B16B4" w:rsidRPr="00362708" w:rsidRDefault="005B16B4">
      <w:pPr>
        <w:pStyle w:val="Standard"/>
        <w:autoSpaceDE w:val="0"/>
        <w:jc w:val="both"/>
        <w:rPr>
          <w:lang w:val="en-US"/>
        </w:rPr>
      </w:pPr>
      <w:r>
        <w:rPr>
          <w:lang w:val="en-US"/>
        </w:rPr>
        <w:tab/>
      </w:r>
    </w:p>
    <w:p w14:paraId="5D055C4E" w14:textId="56246D39" w:rsidR="002A1107" w:rsidRDefault="005B16B4">
      <w:pPr>
        <w:pStyle w:val="Standard"/>
        <w:autoSpaceDE w:val="0"/>
        <w:jc w:val="both"/>
        <w:rPr>
          <w:lang w:val="en-US"/>
        </w:rPr>
      </w:pPr>
      <w:r>
        <w:rPr>
          <w:lang w:val="en-US"/>
        </w:rPr>
        <w:tab/>
      </w:r>
      <w:r>
        <w:rPr>
          <w:lang w:val="en-US"/>
        </w:rPr>
        <w:tab/>
      </w:r>
      <w:r w:rsidR="00FB163C" w:rsidRPr="00362708">
        <w:rPr>
          <w:lang w:val="en-US"/>
        </w:rPr>
        <w:t xml:space="preserve">A weighted-least-square smooth algorithm is </w:t>
      </w:r>
      <w:r w:rsidR="00991102">
        <w:rPr>
          <w:lang w:val="en-US"/>
        </w:rPr>
        <w:t>applied to the interpolated time series</w:t>
      </w:r>
      <w:r w:rsidR="00FB163C" w:rsidRPr="00362708">
        <w:rPr>
          <w:lang w:val="en-US"/>
        </w:rPr>
        <w:t xml:space="preserve">. The algorithm is based on </w:t>
      </w:r>
      <w:r w:rsidR="00A93F0D">
        <w:rPr>
          <w:lang w:val="en-US"/>
        </w:rPr>
        <w:t xml:space="preserve">methods described by </w:t>
      </w:r>
      <w:proofErr w:type="spellStart"/>
      <w:r w:rsidR="00FB163C" w:rsidRPr="00466D95">
        <w:rPr>
          <w:lang w:val="en-US"/>
        </w:rPr>
        <w:t>Swets</w:t>
      </w:r>
      <w:proofErr w:type="spellEnd"/>
      <w:r w:rsidR="00466D95">
        <w:rPr>
          <w:lang w:val="en-US"/>
        </w:rPr>
        <w:t xml:space="preserve"> </w:t>
      </w:r>
      <w:r w:rsidR="00466D95" w:rsidRPr="00466D95">
        <w:rPr>
          <w:lang w:val="en-US"/>
        </w:rPr>
        <w:t>(</w:t>
      </w:r>
      <w:r w:rsidR="00FB163C" w:rsidRPr="00466D95">
        <w:rPr>
          <w:lang w:val="en-US"/>
        </w:rPr>
        <w:t>2001).</w:t>
      </w:r>
      <w:r w:rsidR="00FB163C" w:rsidRPr="00362708">
        <w:rPr>
          <w:lang w:val="en-US"/>
        </w:rPr>
        <w:t xml:space="preserve"> </w:t>
      </w:r>
      <w:r w:rsidR="00991102">
        <w:rPr>
          <w:lang w:val="en-US"/>
        </w:rPr>
        <w:t>Figure 2.</w:t>
      </w:r>
      <w:r w:rsidR="00D5012E">
        <w:rPr>
          <w:lang w:val="en-US"/>
        </w:rPr>
        <w:t>8</w:t>
      </w:r>
      <w:r w:rsidR="00991102">
        <w:rPr>
          <w:lang w:val="en-US"/>
        </w:rPr>
        <w:t xml:space="preserve"> shows </w:t>
      </w:r>
      <w:r w:rsidR="00D5012E">
        <w:rPr>
          <w:lang w:val="en-US"/>
        </w:rPr>
        <w:t>the</w:t>
      </w:r>
      <w:r w:rsidR="00B06F13">
        <w:rPr>
          <w:lang w:val="en-US"/>
        </w:rPr>
        <w:t xml:space="preserve"> </w:t>
      </w:r>
      <w:r w:rsidR="00991102">
        <w:rPr>
          <w:lang w:val="en-US"/>
        </w:rPr>
        <w:t>smoothed time series</w:t>
      </w:r>
      <w:r w:rsidR="00D5012E">
        <w:rPr>
          <w:lang w:val="en-US"/>
        </w:rPr>
        <w:t>. Please notice that t</w:t>
      </w:r>
      <w:r w:rsidR="00991102">
        <w:rPr>
          <w:lang w:val="en-US"/>
        </w:rPr>
        <w:t xml:space="preserve">he </w:t>
      </w:r>
      <w:r w:rsidR="00D5012E">
        <w:rPr>
          <w:lang w:val="en-US"/>
        </w:rPr>
        <w:t>value of the 24</w:t>
      </w:r>
      <w:r w:rsidR="0023588A">
        <w:rPr>
          <w:vertAlign w:val="superscript"/>
          <w:lang w:val="en-US"/>
        </w:rPr>
        <w:t>st</w:t>
      </w:r>
      <w:r w:rsidR="0023588A" w:rsidRPr="00362708">
        <w:rPr>
          <w:vertAlign w:val="superscript"/>
          <w:lang w:val="en-US"/>
        </w:rPr>
        <w:t xml:space="preserve"> </w:t>
      </w:r>
      <w:r w:rsidR="00991102">
        <w:rPr>
          <w:lang w:val="en-US"/>
        </w:rPr>
        <w:t xml:space="preserve">point of the </w:t>
      </w:r>
      <w:r w:rsidR="00D5012E">
        <w:rPr>
          <w:lang w:val="en-US"/>
        </w:rPr>
        <w:t>time series</w:t>
      </w:r>
      <w:r w:rsidR="00991102">
        <w:rPr>
          <w:lang w:val="en-US"/>
        </w:rPr>
        <w:t xml:space="preserve"> is increased</w:t>
      </w:r>
      <w:r w:rsidR="00D5012E">
        <w:rPr>
          <w:lang w:val="en-US"/>
        </w:rPr>
        <w:t xml:space="preserve"> to reflect more realistic situation. </w:t>
      </w:r>
    </w:p>
    <w:p w14:paraId="7EFA5673" w14:textId="79644EEF" w:rsidR="00FB163C" w:rsidRPr="00362708" w:rsidRDefault="00FB163C">
      <w:pPr>
        <w:pStyle w:val="Standard"/>
        <w:autoSpaceDE w:val="0"/>
        <w:jc w:val="both"/>
        <w:rPr>
          <w:lang w:val="en-US"/>
        </w:rPr>
      </w:pPr>
    </w:p>
    <w:p w14:paraId="64D38345" w14:textId="20024687" w:rsidR="00F439A3" w:rsidRPr="00362708" w:rsidRDefault="00D5012E" w:rsidP="0069298B">
      <w:pPr>
        <w:pStyle w:val="Standard"/>
        <w:autoSpaceDE w:val="0"/>
        <w:jc w:val="center"/>
        <w:rPr>
          <w:lang w:val="en-US"/>
        </w:rPr>
      </w:pPr>
      <w:r>
        <w:rPr>
          <w:noProof/>
          <w:lang w:val="en-US" w:eastAsia="zh-CN" w:bidi="ar-SA"/>
        </w:rPr>
        <w:drawing>
          <wp:inline distT="0" distB="0" distL="0" distR="0" wp14:anchorId="12587180" wp14:editId="562BF7E6">
            <wp:extent cx="4499831" cy="36005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png"/>
                    <pic:cNvPicPr/>
                  </pic:nvPicPr>
                  <pic:blipFill>
                    <a:blip r:embed="rId11">
                      <a:extLst>
                        <a:ext uri="{28A0092B-C50C-407E-A947-70E740481C1C}">
                          <a14:useLocalDpi xmlns:a14="http://schemas.microsoft.com/office/drawing/2010/main" val="0"/>
                        </a:ext>
                      </a:extLst>
                    </a:blip>
                    <a:stretch>
                      <a:fillRect/>
                    </a:stretch>
                  </pic:blipFill>
                  <pic:spPr>
                    <a:xfrm>
                      <a:off x="0" y="0"/>
                      <a:ext cx="4501651" cy="3602030"/>
                    </a:xfrm>
                    <a:prstGeom prst="rect">
                      <a:avLst/>
                    </a:prstGeom>
                  </pic:spPr>
                </pic:pic>
              </a:graphicData>
            </a:graphic>
          </wp:inline>
        </w:drawing>
      </w:r>
    </w:p>
    <w:p w14:paraId="529BB6DA" w14:textId="0CE8284F" w:rsidR="001019CF" w:rsidRDefault="009B093C" w:rsidP="0069298B">
      <w:pPr>
        <w:pStyle w:val="Standard"/>
        <w:autoSpaceDE w:val="0"/>
        <w:jc w:val="center"/>
        <w:rPr>
          <w:lang w:val="en-US"/>
        </w:rPr>
      </w:pPr>
      <w:r>
        <w:rPr>
          <w:lang w:val="en-US"/>
        </w:rPr>
        <w:t>Figure 2.8 Smoothed NDVI time series</w:t>
      </w:r>
    </w:p>
    <w:p w14:paraId="3AC2A129" w14:textId="77777777" w:rsidR="001019CF" w:rsidRPr="00362708" w:rsidRDefault="001019CF">
      <w:pPr>
        <w:pStyle w:val="Standard"/>
        <w:autoSpaceDE w:val="0"/>
        <w:jc w:val="both"/>
        <w:rPr>
          <w:lang w:val="en-US"/>
        </w:rPr>
      </w:pPr>
    </w:p>
    <w:p w14:paraId="53694945" w14:textId="768E426C" w:rsidR="004F068D" w:rsidRPr="00362708" w:rsidRDefault="00991102" w:rsidP="00834F23">
      <w:pPr>
        <w:pStyle w:val="Standard"/>
        <w:numPr>
          <w:ilvl w:val="0"/>
          <w:numId w:val="4"/>
        </w:numPr>
        <w:autoSpaceDE w:val="0"/>
        <w:jc w:val="both"/>
        <w:rPr>
          <w:lang w:val="en-US"/>
        </w:rPr>
      </w:pPr>
      <w:r>
        <w:rPr>
          <w:lang w:val="en-US"/>
        </w:rPr>
        <w:t xml:space="preserve"> Calculating </w:t>
      </w:r>
      <w:r w:rsidR="00E56A93">
        <w:rPr>
          <w:lang w:val="en-US"/>
        </w:rPr>
        <w:t xml:space="preserve">NDVI metrics for the </w:t>
      </w:r>
      <w:r w:rsidR="00270E77" w:rsidRPr="00362708">
        <w:rPr>
          <w:lang w:val="en-US"/>
        </w:rPr>
        <w:t>smoothed</w:t>
      </w:r>
      <w:r w:rsidR="003F4C77" w:rsidRPr="00362708">
        <w:rPr>
          <w:lang w:val="en-US"/>
        </w:rPr>
        <w:t>-</w:t>
      </w:r>
      <w:r w:rsidR="00270E77" w:rsidRPr="00362708">
        <w:rPr>
          <w:lang w:val="en-US"/>
        </w:rPr>
        <w:t>data time series</w:t>
      </w:r>
    </w:p>
    <w:p w14:paraId="092CC951" w14:textId="77777777" w:rsidR="00042E67" w:rsidRPr="00362708" w:rsidRDefault="00042E67">
      <w:pPr>
        <w:pStyle w:val="Standard"/>
        <w:autoSpaceDE w:val="0"/>
        <w:jc w:val="both"/>
        <w:rPr>
          <w:lang w:val="en-US"/>
        </w:rPr>
      </w:pPr>
    </w:p>
    <w:p w14:paraId="1633D576" w14:textId="4A972850" w:rsidR="004F068D" w:rsidRPr="00362708" w:rsidRDefault="00FB163C">
      <w:pPr>
        <w:pStyle w:val="Standard"/>
        <w:autoSpaceDE w:val="0"/>
        <w:jc w:val="both"/>
        <w:rPr>
          <w:lang w:val="en-US"/>
        </w:rPr>
      </w:pPr>
      <w:r w:rsidRPr="00362708">
        <w:rPr>
          <w:lang w:val="en-US"/>
        </w:rPr>
        <w:tab/>
      </w:r>
      <w:r w:rsidR="00612901" w:rsidRPr="00362708">
        <w:rPr>
          <w:lang w:val="en-US"/>
        </w:rPr>
        <w:t xml:space="preserve">The </w:t>
      </w:r>
      <w:r w:rsidR="003F4C77" w:rsidRPr="00362708">
        <w:rPr>
          <w:lang w:val="en-US"/>
        </w:rPr>
        <w:t>NDVI</w:t>
      </w:r>
      <w:r w:rsidR="00612901" w:rsidRPr="00362708">
        <w:rPr>
          <w:lang w:val="en-US"/>
        </w:rPr>
        <w:t xml:space="preserve"> metrics</w:t>
      </w:r>
      <w:r w:rsidR="00042E67" w:rsidRPr="00362708">
        <w:rPr>
          <w:lang w:val="en-US"/>
        </w:rPr>
        <w:t xml:space="preserve"> </w:t>
      </w:r>
      <w:r w:rsidR="003F4C77" w:rsidRPr="00362708">
        <w:rPr>
          <w:lang w:val="en-US"/>
        </w:rPr>
        <w:t xml:space="preserve">calculation method </w:t>
      </w:r>
      <w:r w:rsidR="00042E67" w:rsidRPr="00362708">
        <w:rPr>
          <w:lang w:val="en-US"/>
        </w:rPr>
        <w:t>combines the</w:t>
      </w:r>
      <w:r w:rsidR="00612901" w:rsidRPr="00362708">
        <w:rPr>
          <w:lang w:val="en-US"/>
        </w:rPr>
        <w:t xml:space="preserve"> </w:t>
      </w:r>
      <w:r w:rsidR="00042E67" w:rsidRPr="00362708">
        <w:rPr>
          <w:lang w:val="en-US"/>
        </w:rPr>
        <w:t>delay</w:t>
      </w:r>
      <w:r w:rsidR="00B06F13">
        <w:rPr>
          <w:lang w:val="en-US"/>
        </w:rPr>
        <w:t>ed</w:t>
      </w:r>
      <w:r w:rsidR="00042E67" w:rsidRPr="00362708">
        <w:rPr>
          <w:lang w:val="en-US"/>
        </w:rPr>
        <w:t xml:space="preserve"> </w:t>
      </w:r>
      <w:r w:rsidR="00612901" w:rsidRPr="00362708">
        <w:rPr>
          <w:lang w:val="en-US"/>
        </w:rPr>
        <w:t xml:space="preserve">moving window </w:t>
      </w:r>
      <w:r w:rsidR="00042E67" w:rsidRPr="00362708">
        <w:rPr>
          <w:lang w:val="en-US"/>
        </w:rPr>
        <w:t xml:space="preserve">method </w:t>
      </w:r>
      <w:r w:rsidR="00466D95">
        <w:rPr>
          <w:lang w:val="en-US"/>
        </w:rPr>
        <w:t xml:space="preserve">(Reed </w:t>
      </w:r>
      <w:r w:rsidR="00466D95" w:rsidRPr="00466D95">
        <w:rPr>
          <w:i/>
          <w:lang w:val="en-US"/>
        </w:rPr>
        <w:t>et al.,</w:t>
      </w:r>
      <w:r w:rsidR="00466D95">
        <w:rPr>
          <w:lang w:val="en-US"/>
        </w:rPr>
        <w:t xml:space="preserve"> 1994) </w:t>
      </w:r>
      <w:r w:rsidR="00042E67" w:rsidRPr="00362708">
        <w:rPr>
          <w:lang w:val="en-US"/>
        </w:rPr>
        <w:t>and the threshold method.</w:t>
      </w:r>
      <w:r w:rsidR="001072F5">
        <w:rPr>
          <w:lang w:val="en-US"/>
        </w:rPr>
        <w:t xml:space="preserve"> Figure 2.</w:t>
      </w:r>
      <w:r w:rsidR="0019577F">
        <w:rPr>
          <w:lang w:val="en-US"/>
        </w:rPr>
        <w:t>9</w:t>
      </w:r>
      <w:r w:rsidR="001072F5">
        <w:rPr>
          <w:lang w:val="en-US"/>
        </w:rPr>
        <w:t xml:space="preserve"> describes the process of </w:t>
      </w:r>
      <w:r w:rsidR="00B06F13">
        <w:rPr>
          <w:lang w:val="en-US"/>
        </w:rPr>
        <w:t xml:space="preserve">calculating the </w:t>
      </w:r>
      <w:r w:rsidR="001072F5">
        <w:rPr>
          <w:lang w:val="en-US"/>
        </w:rPr>
        <w:t xml:space="preserve">NDVI metrics </w:t>
      </w:r>
      <w:r w:rsidR="00B06F13">
        <w:rPr>
          <w:lang w:val="en-US"/>
        </w:rPr>
        <w:t xml:space="preserve">from </w:t>
      </w:r>
      <w:r w:rsidR="001072F5">
        <w:rPr>
          <w:lang w:val="en-US"/>
        </w:rPr>
        <w:t>the time series.</w:t>
      </w:r>
    </w:p>
    <w:p w14:paraId="5D90C9B6" w14:textId="77777777" w:rsidR="007B6DCA" w:rsidRPr="00362708" w:rsidRDefault="007B6DCA">
      <w:pPr>
        <w:pStyle w:val="Standard"/>
        <w:autoSpaceDE w:val="0"/>
        <w:jc w:val="both"/>
        <w:rPr>
          <w:lang w:val="en-US"/>
        </w:rPr>
      </w:pPr>
    </w:p>
    <w:p w14:paraId="16972DA7" w14:textId="4BAFCE54" w:rsidR="007B6DCA" w:rsidRPr="00362708" w:rsidRDefault="007C3D17">
      <w:pPr>
        <w:pStyle w:val="Standard"/>
        <w:autoSpaceDE w:val="0"/>
        <w:jc w:val="both"/>
        <w:rPr>
          <w:lang w:val="en-US"/>
        </w:rPr>
      </w:pPr>
      <w:r>
        <w:rPr>
          <w:noProof/>
          <w:lang w:val="en-US" w:eastAsia="zh-CN" w:bidi="ar-SA"/>
        </w:rPr>
        <mc:AlternateContent>
          <mc:Choice Requires="wpg">
            <w:drawing>
              <wp:anchor distT="0" distB="0" distL="114300" distR="114300" simplePos="0" relativeHeight="251688448" behindDoc="0" locked="0" layoutInCell="1" allowOverlap="1" wp14:anchorId="328B47DB" wp14:editId="35CD914B">
                <wp:simplePos x="0" y="0"/>
                <wp:positionH relativeFrom="column">
                  <wp:posOffset>328534</wp:posOffset>
                </wp:positionH>
                <wp:positionV relativeFrom="paragraph">
                  <wp:posOffset>23594</wp:posOffset>
                </wp:positionV>
                <wp:extent cx="5835184" cy="7100984"/>
                <wp:effectExtent l="0" t="0" r="13335" b="24130"/>
                <wp:wrapNone/>
                <wp:docPr id="70" name="Group 70"/>
                <wp:cNvGraphicFramePr/>
                <a:graphic xmlns:a="http://schemas.openxmlformats.org/drawingml/2006/main">
                  <a:graphicData uri="http://schemas.microsoft.com/office/word/2010/wordprocessingGroup">
                    <wpg:wgp>
                      <wpg:cNvGrpSpPr/>
                      <wpg:grpSpPr>
                        <a:xfrm>
                          <a:off x="0" y="0"/>
                          <a:ext cx="5835184" cy="7100984"/>
                          <a:chOff x="0" y="0"/>
                          <a:chExt cx="5835184" cy="7100984"/>
                        </a:xfrm>
                      </wpg:grpSpPr>
                      <wps:wsp>
                        <wps:cNvPr id="77" name="Rectangle 77"/>
                        <wps:cNvSpPr/>
                        <wps:spPr>
                          <a:xfrm>
                            <a:off x="0" y="1577130"/>
                            <a:ext cx="5772150" cy="812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4643F5" w14:textId="5876977B" w:rsidR="00FF2D60" w:rsidRDefault="00FF2D60" w:rsidP="00F439A3">
                              <w:pPr>
                                <w:jc w:val="center"/>
                              </w:pPr>
                              <w:r>
                                <w:t>Obtain the crossover days where time series crosses over its forward moving average on the increasing limb of the curve; the possible threshold days where the time series crosses over 20% of maximum line on the increasing limb; and the maximum slope day and related NDVI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lowchart: Preparation 73"/>
                        <wps:cNvSpPr/>
                        <wps:spPr>
                          <a:xfrm>
                            <a:off x="1317071" y="0"/>
                            <a:ext cx="3187700" cy="327171"/>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2ADD13EF" w14:textId="77777777" w:rsidR="00FF2D60" w:rsidRDefault="00FF2D60" w:rsidP="007B6DCA">
                              <w:pPr>
                                <w:jc w:val="center"/>
                              </w:pPr>
                              <w:r>
                                <w:t>Smoothed-data time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224793" y="486562"/>
                            <a:ext cx="3600450" cy="3445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F6631C" w14:textId="77777777" w:rsidR="00FF2D60" w:rsidRDefault="00FF2D60" w:rsidP="007B6DCA">
                              <w:pPr>
                                <w:jc w:val="center"/>
                              </w:pPr>
                              <w:r>
                                <w:t>Convert the time series from [0, 200] to [0.0,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45284" y="1023457"/>
                            <a:ext cx="465589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7F6843" w14:textId="4563E1C0" w:rsidR="00FF2D60" w:rsidRDefault="00FF2D60" w:rsidP="0069298B">
                              <w:r>
                                <w:t>Calculate forward and backward moving average of time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50334" y="2575420"/>
                            <a:ext cx="5784850" cy="1069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74ADB9" w14:textId="3C53F653" w:rsidR="00FF2D60" w:rsidRDefault="00FF2D60" w:rsidP="00A943A2">
                              <w:r>
                                <w:t>Pick the earliest possible threshold day as the first threshold day; obtain the possible days, which have minimum absolute distance to the first threshold day, from the crossover days; choose the later day in the possible days, or if there is only one possible day and the day is before the first threshold day, then pick the first threshold day as SOS day, otherwise, pick the day as SOS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58723" y="4723002"/>
                            <a:ext cx="5772150" cy="1090295"/>
                          </a:xfrm>
                          <a:prstGeom prst="rect">
                            <a:avLst/>
                          </a:prstGeom>
                          <a:solidFill>
                            <a:sysClr val="window" lastClr="FFFFFF"/>
                          </a:solidFill>
                          <a:ln w="25400" cap="flat" cmpd="sng" algn="ctr">
                            <a:solidFill>
                              <a:srgbClr val="F79646"/>
                            </a:solidFill>
                            <a:prstDash val="solid"/>
                          </a:ln>
                          <a:effectLst/>
                        </wps:spPr>
                        <wps:txbx>
                          <w:txbxContent>
                            <w:p w14:paraId="0564CFE1" w14:textId="7C1D9E8C" w:rsidR="00FF2D60" w:rsidRDefault="00FF2D60" w:rsidP="00A55390">
                              <w:r>
                                <w:t>Pick the latest possible threshold day as the last threshold day; obtain the possible days, which have minimum absolute distance to the threshold day, from the crossover days; choose the earlier day from the possible days or if there is only one possible day and the day is after the last threshold day, pick the last threshold day as EOS day, otherwise, pick the day as EOS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50334" y="3825380"/>
                            <a:ext cx="5772150" cy="652780"/>
                          </a:xfrm>
                          <a:prstGeom prst="rect">
                            <a:avLst/>
                          </a:prstGeom>
                          <a:solidFill>
                            <a:sysClr val="window" lastClr="FFFFFF"/>
                          </a:solidFill>
                          <a:ln w="25400" cap="flat" cmpd="sng" algn="ctr">
                            <a:solidFill>
                              <a:srgbClr val="F79646"/>
                            </a:solidFill>
                            <a:prstDash val="solid"/>
                          </a:ln>
                          <a:effectLst/>
                        </wps:spPr>
                        <wps:txbx>
                          <w:txbxContent>
                            <w:p w14:paraId="75FBF61C" w14:textId="330F66A0" w:rsidR="00FF2D60" w:rsidRDefault="00FF2D60" w:rsidP="00C67FFC">
                              <w:pPr>
                                <w:jc w:val="center"/>
                              </w:pPr>
                              <w:r>
                                <w:t>Obtain the crossover days where time series crosses over its backward moving average on the decreasing limb; the possible threshold days where time series crosses over the 20% of maximum line on the decreasing limb; and the minimum slope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7112" y="6082018"/>
                            <a:ext cx="57594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F0A7EE" w14:textId="6561979C" w:rsidR="00FF2D60" w:rsidRDefault="00FF2D60" w:rsidP="00A55390">
                              <w:r>
                                <w:t>Calculate other metrics such as increasing and decreasing slope rates, integrated NDVI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Terminator 82"/>
                        <wps:cNvSpPr/>
                        <wps:spPr>
                          <a:xfrm>
                            <a:off x="771787" y="6744749"/>
                            <a:ext cx="4118610" cy="35623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4EC50C30" w14:textId="2E7EF6EF" w:rsidR="00FF2D60" w:rsidRDefault="00FF2D60" w:rsidP="009922E1">
                              <w:pPr>
                                <w:jc w:val="center"/>
                              </w:pPr>
                              <w:r>
                                <w:t>Write the NDVI metrics and smoothed data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wps:spPr>
                          <a:xfrm>
                            <a:off x="2910980" y="318782"/>
                            <a:ext cx="0" cy="1698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2910980" y="830510"/>
                            <a:ext cx="0" cy="192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2910980" y="1350628"/>
                            <a:ext cx="0" cy="226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2910980" y="2390862"/>
                            <a:ext cx="0"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944536" y="3649211"/>
                            <a:ext cx="0" cy="163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919369" y="4479721"/>
                            <a:ext cx="0" cy="243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2944536" y="5813571"/>
                            <a:ext cx="1905" cy="267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2944536" y="6535024"/>
                            <a:ext cx="0" cy="20510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 o:spid="_x0000_s1097" style="position:absolute;left:0;text-align:left;margin-left:25.85pt;margin-top:1.85pt;width:459.45pt;height:559.15pt;z-index:251688448" coordsize="58351,71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">
                <v:rect id="Rectangle 77" o:spid="_x0000_s1098" style="position:absolute;top:15771;width:57721;height:8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6AcIA&#10;AADbAAAADwAAAGRycy9kb3ducmV2LnhtbESPQYvCMBSE78L+h/CEvWlaD1a6xiLCgj0UUbfs9dE8&#10;27LNS2midv+9EQSPw8x8w6yz0XTiRoNrLSuI5xEI4srqlmsFP+fv2QqE88gaO8uk4J8cZJuPyRpT&#10;be98pNvJ1yJA2KWooPG+T6V0VUMG3dz2xMG72MGgD3KopR7wHuCmk4soWkqDLYeFBnvaNVT9na5G&#10;QbEsigXm5W+Zl7vcJbE++ItW6nM6br9AeBr9O/xq77WCJIHnl/A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voBwgAAANsAAAAPAAAAAAAAAAAAAAAAAJgCAABkcnMvZG93&#10;bnJldi54bWxQSwUGAAAAAAQABAD1AAAAhwMAAAAA&#10;" fillcolor="white [3201]" strokecolor="#f79646 [3209]" strokeweight="2pt">
                  <v:textbox>
                    <w:txbxContent>
                      <w:p w14:paraId="314643F5" w14:textId="5876977B" w:rsidR="00FF2D60" w:rsidRDefault="00FF2D60" w:rsidP="00F439A3">
                        <w:pPr>
                          <w:jc w:val="center"/>
                        </w:pPr>
                        <w:r>
                          <w:t>Obtain the crossover days where time series crosses over its forward moving average on the increasing limb of the curve; the possible threshold days where the time series crosses over 20% of maximum line on the increasing limb; and the maximum slope day and related NDVI value.</w:t>
                        </w:r>
                      </w:p>
                    </w:txbxContent>
                  </v:textbox>
                </v:rect>
                <v:shape id="Flowchart: Preparation 73" o:spid="_x0000_s1099" type="#_x0000_t117" style="position:absolute;left:13170;width:31877;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J1sQA&#10;AADbAAAADwAAAGRycy9kb3ducmV2LnhtbESPQYvCMBSE7wv+h/AEb2uqLirVKFJUvOxhVdDjs3m2&#10;xealNNHW/fWbBcHjMDPfMPNla0rxoNoVlhUM+hEI4tTqgjMFx8PmcwrCeWSNpWVS8CQHy0XnY46x&#10;tg3/0GPvMxEg7GJUkHtfxVK6NCeDrm8r4uBdbW3QB1lnUtfYBLgp5TCKxtJgwWEhx4qSnNLb/m4U&#10;rE/fyWAtk/P2Lr+S3+ayPR2roVK9bruagfDU+nf41d5pBZMR/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ydbEAAAA2wAAAA8AAAAAAAAAAAAAAAAAmAIAAGRycy9k&#10;b3ducmV2LnhtbFBLBQYAAAAABAAEAPUAAACJAwAAAAA=&#10;" fillcolor="white [3201]" strokecolor="#f79646 [3209]" strokeweight="2pt">
                  <v:textbox>
                    <w:txbxContent>
                      <w:p w14:paraId="2ADD13EF" w14:textId="77777777" w:rsidR="00FF2D60" w:rsidRDefault="00FF2D60" w:rsidP="007B6DCA">
                        <w:pPr>
                          <w:jc w:val="center"/>
                        </w:pPr>
                        <w:r>
                          <w:t>Smoothed-data time series</w:t>
                        </w:r>
                      </w:p>
                    </w:txbxContent>
                  </v:textbox>
                </v:shape>
                <v:rect id="Rectangle 74" o:spid="_x0000_s1100" style="position:absolute;left:12247;top:4865;width:36005;height:3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kdsMA&#10;AADbAAAADwAAAGRycy9kb3ducmV2LnhtbESPT4vCMBTE78J+h/AWvGmqiC5dUxFhwR6KqFv2+mhe&#10;/2DzUpqs1m9vBMHjMDO/YdabwbTiSr1rLCuYTSMQxIXVDVcKfs8/ky8QziNrbC2Tgjs52CQfozXG&#10;2t74SNeTr0SAsItRQe19F0vpipoMuqntiINX2t6gD7KvpO7xFuCmlfMoWkqDDYeFGjva1VRcTv9G&#10;QbbMsjmm+V+e5rvUrWb64Eut1Phz2H6D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BkdsMAAADbAAAADwAAAAAAAAAAAAAAAACYAgAAZHJzL2Rv&#10;d25yZXYueG1sUEsFBgAAAAAEAAQA9QAAAIgDAAAAAA==&#10;" fillcolor="white [3201]" strokecolor="#f79646 [3209]" strokeweight="2pt">
                  <v:textbox>
                    <w:txbxContent>
                      <w:p w14:paraId="3CF6631C" w14:textId="77777777" w:rsidR="00FF2D60" w:rsidRDefault="00FF2D60" w:rsidP="007B6DCA">
                        <w:pPr>
                          <w:jc w:val="center"/>
                        </w:pPr>
                        <w:r>
                          <w:t>Convert the time series from [0, 200] to [0.0, 1.0]</w:t>
                        </w:r>
                      </w:p>
                    </w:txbxContent>
                  </v:textbox>
                </v:rect>
                <v:rect id="Rectangle 76" o:spid="_x0000_s1101" style="position:absolute;left:5452;top:10234;width:46559;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5fmsMA&#10;AADbAAAADwAAAGRycy9kb3ducmV2LnhtbESPS4vCQBCE78L+h6GFvelED1GyTkSEBXMI4iN4bTKd&#10;B5vpCZlRs//eERb2WFTVV9RmO5pOPGhwrWUFi3kEgri0uuVawfXyPVuDcB5ZY2eZFPySg236Mdlg&#10;ou2TT/Q4+1oECLsEFTTe94mUrmzIoJvbnjh4lR0M+iCHWuoBnwFuOrmMolgabDksNNjTvqHy53w3&#10;CvI4z5eYFbciK/aZWy300Vdaqc/puPsC4Wn0/+G/9kErWMXw/hJ+gE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5fmsMAAADbAAAADwAAAAAAAAAAAAAAAACYAgAAZHJzL2Rv&#10;d25yZXYueG1sUEsFBgAAAAAEAAQA9QAAAIgDAAAAAA==&#10;" fillcolor="white [3201]" strokecolor="#f79646 [3209]" strokeweight="2pt">
                  <v:textbox>
                    <w:txbxContent>
                      <w:p w14:paraId="4A7F6843" w14:textId="4563E1C0" w:rsidR="00FF2D60" w:rsidRDefault="00FF2D60" w:rsidP="0069298B">
                        <w:r>
                          <w:t>Calculate forward and backward moving average of time series.</w:t>
                        </w:r>
                      </w:p>
                    </w:txbxContent>
                  </v:textbox>
                </v:rect>
                <v:rect id="Rectangle 78" o:spid="_x0000_s1102" style="position:absolute;left:503;top:25754;width:57848;height:10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uc70A&#10;AADbAAAADwAAAGRycy9kb3ducmV2LnhtbERPuwrCMBTdBf8hXMFNUx1UqlFEEOxQxEdxvTTXttjc&#10;lCZq/XszCI6H815tOlOLF7WusqxgMo5AEOdWV1wouF72owUI55E11pZJwYccbNb93gpjbd98otfZ&#10;FyKEsItRQel9E0vp8pIMurFtiAN3t61BH2BbSN3iO4SbWk6jaCYNVhwaSmxoV1L+OD+NgnSWplNM&#10;sluWZLvEzSf66O9aqeGg2y5BeOr8X/xzH7SCeRgbvoQf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L1uc70AAADbAAAADwAAAAAAAAAAAAAAAACYAgAAZHJzL2Rvd25yZXYu&#10;eG1sUEsFBgAAAAAEAAQA9QAAAIIDAAAAAA==&#10;" fillcolor="white [3201]" strokecolor="#f79646 [3209]" strokeweight="2pt">
                  <v:textbox>
                    <w:txbxContent>
                      <w:p w14:paraId="7E74ADB9" w14:textId="3C53F653" w:rsidR="00FF2D60" w:rsidRDefault="00FF2D60" w:rsidP="00A943A2">
                        <w:r>
                          <w:t>Pick the earliest possible threshold day as the first threshold day; obtain the possible days, which have minimum absolute distance to the first threshold day, from the crossover days; choose the later day in the possible days, or if there is only one possible day and the day is before the first threshold day, then pick the first threshold day as SOS day, otherwise, pick the day as SOS day.</w:t>
                        </w:r>
                      </w:p>
                    </w:txbxContent>
                  </v:textbox>
                </v:rect>
                <v:rect id="Rectangle 79" o:spid="_x0000_s1103" style="position:absolute;left:587;top:47230;width:57721;height:10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fKsMA&#10;AADbAAAADwAAAGRycy9kb3ducmV2LnhtbESPQWvCQBSE70L/w/IEb7qxB9ukriItghcLph7a2yP7&#10;3AR334bsJsZ/3y0IPQ4z8w2z3o7OioG60HhWsFxkIIgrrxs2Cs5f+/kriBCRNVrPpOBOAbabp8ka&#10;C+1vfKKhjEYkCIcCFdQxtoWUoarJYVj4ljh5F985jEl2RuoObwnurHzOspV02HBaqLGl95qqa9k7&#10;BR9Hkw/f9hwtX8Zemp++LPNPpWbTcfcGItIY/8OP9kEreMnh70v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fKsMAAADbAAAADwAAAAAAAAAAAAAAAACYAgAAZHJzL2Rv&#10;d25yZXYueG1sUEsFBgAAAAAEAAQA9QAAAIgDAAAAAA==&#10;" fillcolor="window" strokecolor="#f79646" strokeweight="2pt">
                  <v:textbox>
                    <w:txbxContent>
                      <w:p w14:paraId="0564CFE1" w14:textId="7C1D9E8C" w:rsidR="00FF2D60" w:rsidRDefault="00FF2D60" w:rsidP="00A55390">
                        <w:r>
                          <w:t>Pick the latest possible threshold day as the last threshold day; obtain the possible days, which have minimum absolute distance to the threshold day, from the crossover days; choose the earlier day from the possible days or if there is only one possible day and the day is after the last threshold day, pick the last threshold day as EOS day, otherwise, pick the day as EOS day.</w:t>
                        </w:r>
                      </w:p>
                    </w:txbxContent>
                  </v:textbox>
                </v:rect>
                <v:rect id="Rectangle 80" o:spid="_x0000_s1104" style="position:absolute;left:503;top:38253;width:57721;height:6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GkMAA&#10;AADbAAAADwAAAGRycy9kb3ducmV2LnhtbERPu2rDMBTdC/kHcQPdarkdguNECaUh0CWFuh6S7WLd&#10;yKbSlbHkR/++GgodD+e9Py7OiomG0HlW8JzlIIgbrzs2Cuqv81MBIkRkjdYzKfihAMfD6mGPpfYz&#10;f9JURSNSCIcSFbQx9qWUoWnJYch8T5y4ux8cxgQHI/WAcwp3Vr7k+UY67Dg1tNjTW0vNdzU6BaeL&#10;2U5XW0fL92WU5jZW1fZDqcf18roDEWmJ/+I/97tWUKT16Uv6Af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GkMAAAADbAAAADwAAAAAAAAAAAAAAAACYAgAAZHJzL2Rvd25y&#10;ZXYueG1sUEsFBgAAAAAEAAQA9QAAAIUDAAAAAA==&#10;" fillcolor="window" strokecolor="#f79646" strokeweight="2pt">
                  <v:textbox>
                    <w:txbxContent>
                      <w:p w14:paraId="75FBF61C" w14:textId="330F66A0" w:rsidR="00FF2D60" w:rsidRDefault="00FF2D60" w:rsidP="00C67FFC">
                        <w:pPr>
                          <w:jc w:val="center"/>
                        </w:pPr>
                        <w:r>
                          <w:t>Obtain the crossover days where time series crosses over its backward moving average on the decreasing limb; the possible threshold days where time series crosses over the 20% of maximum line on the decreasing limb; and the minimum slope day.</w:t>
                        </w:r>
                      </w:p>
                    </w:txbxContent>
                  </v:textbox>
                </v:rect>
                <v:rect id="Rectangle 81" o:spid="_x0000_s1105" style="position:absolute;left:671;top:60820;width:5759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3ycMA&#10;AADbAAAADwAAAGRycy9kb3ducmV2LnhtbESPT4vCMBTE78J+h/CEvWlaDypdY5HCgj2UxT/F66N5&#10;tmWbl9JE7X77jSB4HGbmN8wmHU0n7jS41rKCeB6BIK6sbrlWcD59z9YgnEfW2FkmBX/kIN1+TDaY&#10;aPvgA92PvhYBwi5BBY33fSKlqxoy6Oa2Jw7e1Q4GfZBDLfWAjwA3nVxE0VIabDksNNhT1lD1e7wZ&#10;BcWyKBaYl5cyL7PcrWL9469aqc/puPsC4Wn07/CrvdcK1jE8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K3ycMAAADbAAAADwAAAAAAAAAAAAAAAACYAgAAZHJzL2Rv&#10;d25yZXYueG1sUEsFBgAAAAAEAAQA9QAAAIgDAAAAAA==&#10;" fillcolor="white [3201]" strokecolor="#f79646 [3209]" strokeweight="2pt">
                  <v:textbox>
                    <w:txbxContent>
                      <w:p w14:paraId="2EF0A7EE" w14:textId="6561979C" w:rsidR="00FF2D60" w:rsidRDefault="00FF2D60" w:rsidP="00A55390">
                        <w:r>
                          <w:t>Calculate other metrics such as increasing and decreasing slope rates, integrated NDVI values.</w:t>
                        </w:r>
                      </w:p>
                    </w:txbxContent>
                  </v:textbox>
                </v:rect>
                <v:shape id="Flowchart: Terminator 82" o:spid="_x0000_s1106" type="#_x0000_t116" style="position:absolute;left:7717;top:67447;width:41186;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8ZSsQA&#10;AADbAAAADwAAAGRycy9kb3ducmV2LnhtbESPQWvCQBSE7wX/w/IKvdVNc5CQuoqKlhZyaSqeH9ln&#10;Esy+jdk1if56tyB4HGbmG2a+HE0jeupcbVnBxzQCQVxYXXOpYP+3e09AOI+ssbFMCq7kYLmYvMwx&#10;1XbgX+pzX4oAYZeigsr7NpXSFRUZdFPbEgfvaDuDPsiulLrDIcBNI+MomkmDNYeFClvaVFSc8otR&#10;8CO367i57Pbn09dm3M5uyeGaZUq9vY6rTxCeRv8MP9rfWkESw/+X8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GUrEAAAA2wAAAA8AAAAAAAAAAAAAAAAAmAIAAGRycy9k&#10;b3ducmV2LnhtbFBLBQYAAAAABAAEAPUAAACJAwAAAAA=&#10;" fillcolor="white [3201]" strokecolor="#f79646 [3209]" strokeweight="2pt">
                  <v:textbox>
                    <w:txbxContent>
                      <w:p w14:paraId="4EC50C30" w14:textId="2E7EF6EF" w:rsidR="00FF2D60" w:rsidRDefault="00FF2D60" w:rsidP="009922E1">
                        <w:pPr>
                          <w:jc w:val="center"/>
                        </w:pPr>
                        <w:r>
                          <w:t>Write the NDVI metrics and smoothed data files.</w:t>
                        </w:r>
                      </w:p>
                    </w:txbxContent>
                  </v:textbox>
                </v:shape>
                <v:shape id="Straight Arrow Connector 83" o:spid="_x0000_s1107" type="#_x0000_t32" style="position:absolute;left:29109;top:3187;width:0;height:1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JJsIAAADbAAAADwAAAGRycy9kb3ducmV2LnhtbESPT4vCMBTE78J+h/AW9mbTXamUahQR&#10;il79B+7tbfNsi81LaVLtfnsjCB6HmfkNM18OphE36lxtWcF3FIMgLqyuuVRwPOTjFITzyBoby6Tg&#10;nxwsFx+jOWba3nlHt70vRYCwy1BB5X2bSemKigy6yLbEwbvYzqAPsiul7vAe4KaRP3E8lQZrDgsV&#10;trSuqLjue6NgcvkbNqlfyTQ/23XfJ0lyyn+V+vocVjMQngb/Dr/aW60gncDzS/g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BJJsIAAADbAAAADwAAAAAAAAAAAAAA&#10;AAChAgAAZHJzL2Rvd25yZXYueG1sUEsFBgAAAAAEAAQA+QAAAJADAAAAAA==&#10;" strokecolor="#4579b8 [3044]">
                  <v:stroke endarrow="open"/>
                </v:shape>
                <v:shape id="Straight Arrow Connector 84" o:spid="_x0000_s1108" type="#_x0000_t32" style="position:absolute;left:29109;top:8305;width:0;height:1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nRUsIAAADbAAAADwAAAGRycy9kb3ducmV2LnhtbESPT4vCMBTE78J+h/AW9qbprlZKNYoI&#10;xb36D/T2bJ5tsXkpTardb78RBI/DzPyGmS97U4s7ta6yrOB7FIEgzq2uuFBw2GfDBITzyBpry6Tg&#10;jxwsFx+DOabaPnhL950vRICwS1FB6X2TSunykgy6kW2Ig3e1rUEfZFtI3eIjwE0tf6JoKg1WHBZK&#10;bGhdUn7bdUbB+HrpN4lfySQ72XXXxXF8zM5KfX32qxkIT71/h1/tX60gmcD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nRUsIAAADbAAAADwAAAAAAAAAAAAAA&#10;AAChAgAAZHJzL2Rvd25yZXYueG1sUEsFBgAAAAAEAAQA+QAAAJADAAAAAA==&#10;" strokecolor="#4579b8 [3044]">
                  <v:stroke endarrow="open"/>
                </v:shape>
                <v:shape id="Straight Arrow Connector 86" o:spid="_x0000_s1109" type="#_x0000_t32" style="position:absolute;left:29109;top:13506;width:0;height:22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 id="Straight Arrow Connector 87" o:spid="_x0000_s1110" type="#_x0000_t32" style="position:absolute;left:29109;top:23908;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tPJcIAAADbAAAADwAAAGRycy9kb3ducmV2LnhtbESPT4vCMBTE78J+h/AW9qbprlRLNYoI&#10;xb36D/T2bJ5tsXkpTardb78RBI/DzPyGmS97U4s7ta6yrOB7FIEgzq2uuFBw2GfDBITzyBpry6Tg&#10;jxwsFx+DOabaPnhL950vRICwS1FB6X2TSunykgy6kW2Ig3e1rUEfZFtI3eIjwE0tf6JoIg1WHBZK&#10;bGhdUn7bdUbB+HrpN4lfySQ72XXXxXF8zM5KfX32qxkIT71/h1/tX60gmcL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tPJcIAAADbAAAADwAAAAAAAAAAAAAA&#10;AAChAgAAZHJzL2Rvd25yZXYueG1sUEsFBgAAAAAEAAQA+QAAAJADAAAAAA==&#10;" strokecolor="#4579b8 [3044]">
                  <v:stroke endarrow="open"/>
                </v:shape>
                <v:shape id="Straight Arrow Connector 88" o:spid="_x0000_s1111" type="#_x0000_t32" style="position:absolute;left:29445;top:36492;width:0;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TbV78AAADbAAAADwAAAGRycy9kb3ducmV2LnhtbERPy4rCMBTdD/gP4Q6403SUSumYighF&#10;t75Ad9fm9sE0N6VJtf79ZDEwy8N5rzejacWTetdYVvA1j0AQF1Y3XCm4nPNZAsJ5ZI2tZVLwJgeb&#10;bPKxxlTbFx/pefKVCCHsUlRQe9+lUrqiJoNubjviwJW2N+gD7Cupe3yFcNPKRRStpMGGQ0ONHe1q&#10;Kn5Og1GwLB/jPvFbmeQ3uxuGOI6v+V2p6ee4/QbhafT/4j/3QStIwtj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TbV78AAADbAAAADwAAAAAAAAAAAAAAAACh&#10;AgAAZHJzL2Rvd25yZXYueG1sUEsFBgAAAAAEAAQA+QAAAI0DAAAAAA==&#10;" strokecolor="#4579b8 [3044]">
                  <v:stroke endarrow="open"/>
                </v:shape>
                <v:shape id="Straight Arrow Connector 89" o:spid="_x0000_s1112" type="#_x0000_t32" style="position:absolute;left:29193;top:44797;width:0;height:2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Straight Arrow Connector 90" o:spid="_x0000_s1113" type="#_x0000_t32" style="position:absolute;left:29445;top:58135;width:19;height:2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Straight Arrow Connector 52" o:spid="_x0000_s1114" type="#_x0000_t32" style="position:absolute;left:29445;top:65350;width:0;height:20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nj38IAAADbAAAADwAAAGRycy9kb3ducmV2LnhtbESP0YrCMBRE34X9h3AX9k1TCytSjbII&#10;ogsqtPoBl+balm1uShJr9++NIPg4zMwZZrkeTCt6cr6xrGA6SUAQl1Y3XCm4nLfjOQgfkDW2lknB&#10;P3lYrz5GS8y0vXNOfREqESHsM1RQh9BlUvqyJoN+Yjvi6F2tMxiidJXUDu8RblqZJslMGmw4LtTY&#10;0aam8q+4GQXlwZ/c8bj73UzzNN/xuWhvfaPU1+fwswARaAjv8Ku91wq+U3h+iT9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nj38IAAADbAAAADwAAAAAAAAAAAAAA&#10;AAChAgAAZHJzL2Rvd25yZXYueG1sUEsFBgAAAAAEAAQA+QAAAJADAAAAAA==&#10;" strokecolor="#4a7ebb">
                  <v:stroke endarrow="open"/>
                </v:shape>
              </v:group>
            </w:pict>
          </mc:Fallback>
        </mc:AlternateContent>
      </w:r>
    </w:p>
    <w:p w14:paraId="40BF0DAD" w14:textId="62179446" w:rsidR="007B6DCA" w:rsidRPr="00362708" w:rsidRDefault="007B6DCA">
      <w:pPr>
        <w:pStyle w:val="Standard"/>
        <w:autoSpaceDE w:val="0"/>
        <w:jc w:val="both"/>
        <w:rPr>
          <w:lang w:val="en-US"/>
        </w:rPr>
      </w:pPr>
    </w:p>
    <w:p w14:paraId="7C7C6D8D" w14:textId="23852CA0" w:rsidR="007B6DCA" w:rsidRPr="00362708" w:rsidRDefault="007B6DCA">
      <w:pPr>
        <w:pStyle w:val="Standard"/>
        <w:autoSpaceDE w:val="0"/>
        <w:jc w:val="both"/>
        <w:rPr>
          <w:lang w:val="en-US"/>
        </w:rPr>
      </w:pPr>
    </w:p>
    <w:p w14:paraId="4C83B3E8" w14:textId="77777777" w:rsidR="004F068D" w:rsidRPr="00362708" w:rsidRDefault="004F068D" w:rsidP="00F439A3">
      <w:pPr>
        <w:pStyle w:val="Standard"/>
        <w:autoSpaceDE w:val="0"/>
        <w:jc w:val="both"/>
        <w:rPr>
          <w:lang w:val="en-US"/>
        </w:rPr>
      </w:pPr>
    </w:p>
    <w:p w14:paraId="7399A485" w14:textId="77A58FAC" w:rsidR="00F439A3" w:rsidRPr="00362708" w:rsidRDefault="00F439A3" w:rsidP="00F439A3">
      <w:pPr>
        <w:pStyle w:val="Standard"/>
        <w:autoSpaceDE w:val="0"/>
        <w:jc w:val="both"/>
        <w:rPr>
          <w:lang w:val="en-US"/>
        </w:rPr>
      </w:pPr>
    </w:p>
    <w:p w14:paraId="684968F7" w14:textId="23F2614D" w:rsidR="00F439A3" w:rsidRPr="00362708" w:rsidRDefault="00F439A3" w:rsidP="00F439A3">
      <w:pPr>
        <w:pStyle w:val="Standard"/>
        <w:autoSpaceDE w:val="0"/>
        <w:jc w:val="both"/>
        <w:rPr>
          <w:lang w:val="en-US"/>
        </w:rPr>
      </w:pPr>
    </w:p>
    <w:p w14:paraId="634CC63D" w14:textId="77777777" w:rsidR="00F439A3" w:rsidRPr="00362708" w:rsidRDefault="00F439A3" w:rsidP="00F439A3">
      <w:pPr>
        <w:pStyle w:val="Standard"/>
        <w:autoSpaceDE w:val="0"/>
        <w:jc w:val="both"/>
        <w:rPr>
          <w:lang w:val="en-US"/>
        </w:rPr>
      </w:pPr>
    </w:p>
    <w:p w14:paraId="135DEB54" w14:textId="248B9174" w:rsidR="00F439A3" w:rsidRPr="00362708" w:rsidRDefault="00F439A3" w:rsidP="00F439A3">
      <w:pPr>
        <w:pStyle w:val="Standard"/>
        <w:autoSpaceDE w:val="0"/>
        <w:jc w:val="both"/>
        <w:rPr>
          <w:lang w:val="en-US"/>
        </w:rPr>
      </w:pPr>
    </w:p>
    <w:p w14:paraId="1519AED7" w14:textId="176E14F2" w:rsidR="00F439A3" w:rsidRPr="00362708" w:rsidRDefault="00F439A3" w:rsidP="00F439A3">
      <w:pPr>
        <w:pStyle w:val="Standard"/>
        <w:autoSpaceDE w:val="0"/>
        <w:jc w:val="both"/>
        <w:rPr>
          <w:lang w:val="en-US"/>
        </w:rPr>
      </w:pPr>
    </w:p>
    <w:p w14:paraId="15551FDC" w14:textId="77777777" w:rsidR="00F439A3" w:rsidRPr="00362708" w:rsidRDefault="00F439A3" w:rsidP="00F439A3">
      <w:pPr>
        <w:pStyle w:val="Standard"/>
        <w:autoSpaceDE w:val="0"/>
        <w:jc w:val="both"/>
        <w:rPr>
          <w:lang w:val="en-US"/>
        </w:rPr>
      </w:pPr>
    </w:p>
    <w:p w14:paraId="7DB405C6" w14:textId="45F0A161" w:rsidR="004F068D" w:rsidRPr="00362708" w:rsidRDefault="004F068D">
      <w:pPr>
        <w:pStyle w:val="Standard"/>
        <w:autoSpaceDE w:val="0"/>
        <w:jc w:val="both"/>
        <w:rPr>
          <w:lang w:val="en-US"/>
        </w:rPr>
      </w:pPr>
    </w:p>
    <w:p w14:paraId="7E4E6860" w14:textId="450DA964" w:rsidR="004F068D" w:rsidRPr="00362708" w:rsidRDefault="004F068D">
      <w:pPr>
        <w:pStyle w:val="Standard"/>
        <w:autoSpaceDE w:val="0"/>
        <w:jc w:val="both"/>
        <w:rPr>
          <w:lang w:val="en-US"/>
        </w:rPr>
      </w:pPr>
    </w:p>
    <w:p w14:paraId="21071700" w14:textId="3B279DDE" w:rsidR="004F068D" w:rsidRPr="00362708" w:rsidRDefault="004F068D">
      <w:pPr>
        <w:pStyle w:val="Standard"/>
        <w:autoSpaceDE w:val="0"/>
        <w:jc w:val="both"/>
        <w:rPr>
          <w:lang w:val="en-US"/>
        </w:rPr>
      </w:pPr>
    </w:p>
    <w:p w14:paraId="280A12AC" w14:textId="125C840F" w:rsidR="004F068D" w:rsidRPr="00362708" w:rsidRDefault="004F068D">
      <w:pPr>
        <w:pStyle w:val="Standard"/>
        <w:autoSpaceDE w:val="0"/>
        <w:jc w:val="both"/>
        <w:rPr>
          <w:lang w:val="en-US"/>
        </w:rPr>
      </w:pPr>
    </w:p>
    <w:p w14:paraId="257B28C0" w14:textId="6C7D8B0B" w:rsidR="004F068D" w:rsidRPr="00362708" w:rsidRDefault="004F068D">
      <w:pPr>
        <w:pStyle w:val="Standard"/>
        <w:autoSpaceDE w:val="0"/>
        <w:jc w:val="both"/>
        <w:rPr>
          <w:lang w:val="en-US"/>
        </w:rPr>
      </w:pPr>
    </w:p>
    <w:p w14:paraId="00D7268B" w14:textId="77777777" w:rsidR="004F068D" w:rsidRPr="00362708" w:rsidRDefault="004F068D">
      <w:pPr>
        <w:pStyle w:val="Standard"/>
        <w:autoSpaceDE w:val="0"/>
        <w:jc w:val="both"/>
        <w:rPr>
          <w:lang w:val="en-US"/>
        </w:rPr>
      </w:pPr>
    </w:p>
    <w:p w14:paraId="58EE5F56" w14:textId="45D0ACE5" w:rsidR="004F068D" w:rsidRPr="00362708" w:rsidRDefault="004F068D">
      <w:pPr>
        <w:pStyle w:val="Standard"/>
        <w:autoSpaceDE w:val="0"/>
        <w:jc w:val="both"/>
        <w:rPr>
          <w:lang w:val="en-US"/>
        </w:rPr>
      </w:pPr>
    </w:p>
    <w:p w14:paraId="4BCC52F7" w14:textId="391CA11E" w:rsidR="004F068D" w:rsidRPr="00362708" w:rsidRDefault="004F068D">
      <w:pPr>
        <w:pStyle w:val="Standard"/>
        <w:autoSpaceDE w:val="0"/>
        <w:jc w:val="both"/>
        <w:rPr>
          <w:lang w:val="en-US"/>
        </w:rPr>
      </w:pPr>
    </w:p>
    <w:p w14:paraId="7897A22C" w14:textId="77777777" w:rsidR="004F068D" w:rsidRPr="00362708" w:rsidRDefault="004F068D">
      <w:pPr>
        <w:pStyle w:val="Standard"/>
        <w:autoSpaceDE w:val="0"/>
        <w:jc w:val="both"/>
        <w:rPr>
          <w:lang w:val="en-US"/>
        </w:rPr>
      </w:pPr>
    </w:p>
    <w:p w14:paraId="6C356705" w14:textId="77777777" w:rsidR="004F068D" w:rsidRPr="00362708" w:rsidRDefault="004F068D">
      <w:pPr>
        <w:pStyle w:val="Standard"/>
        <w:autoSpaceDE w:val="0"/>
        <w:jc w:val="both"/>
        <w:rPr>
          <w:lang w:val="en-US"/>
        </w:rPr>
      </w:pPr>
    </w:p>
    <w:p w14:paraId="57BE2087" w14:textId="77777777" w:rsidR="00C67FFC" w:rsidRPr="00362708" w:rsidRDefault="00C67FFC">
      <w:pPr>
        <w:pStyle w:val="Standard"/>
        <w:autoSpaceDE w:val="0"/>
        <w:jc w:val="both"/>
        <w:rPr>
          <w:lang w:val="en-US"/>
        </w:rPr>
      </w:pPr>
    </w:p>
    <w:p w14:paraId="33F2C2AB" w14:textId="77777777" w:rsidR="00C67FFC" w:rsidRPr="00362708" w:rsidRDefault="00C67FFC">
      <w:pPr>
        <w:pStyle w:val="Standard"/>
        <w:autoSpaceDE w:val="0"/>
        <w:jc w:val="both"/>
        <w:rPr>
          <w:lang w:val="en-US"/>
        </w:rPr>
      </w:pPr>
    </w:p>
    <w:p w14:paraId="0322FBFB" w14:textId="77777777" w:rsidR="00C67FFC" w:rsidRPr="00362708" w:rsidRDefault="00C67FFC">
      <w:pPr>
        <w:pStyle w:val="Standard"/>
        <w:autoSpaceDE w:val="0"/>
        <w:jc w:val="both"/>
        <w:rPr>
          <w:lang w:val="en-US"/>
        </w:rPr>
      </w:pPr>
    </w:p>
    <w:p w14:paraId="70298833" w14:textId="7F17CDD1" w:rsidR="00C67FFC" w:rsidRPr="00362708" w:rsidRDefault="00C67FFC">
      <w:pPr>
        <w:pStyle w:val="Standard"/>
        <w:autoSpaceDE w:val="0"/>
        <w:jc w:val="both"/>
        <w:rPr>
          <w:lang w:val="en-US"/>
        </w:rPr>
      </w:pPr>
    </w:p>
    <w:p w14:paraId="045AF954" w14:textId="31F59DE0" w:rsidR="00C67FFC" w:rsidRPr="00362708" w:rsidRDefault="00C67FFC">
      <w:pPr>
        <w:pStyle w:val="Standard"/>
        <w:autoSpaceDE w:val="0"/>
        <w:jc w:val="both"/>
        <w:rPr>
          <w:lang w:val="en-US"/>
        </w:rPr>
      </w:pPr>
    </w:p>
    <w:p w14:paraId="311BCC2E" w14:textId="77777777" w:rsidR="00C67FFC" w:rsidRPr="00362708" w:rsidRDefault="00C67FFC">
      <w:pPr>
        <w:pStyle w:val="Standard"/>
        <w:autoSpaceDE w:val="0"/>
        <w:jc w:val="both"/>
        <w:rPr>
          <w:lang w:val="en-US"/>
        </w:rPr>
      </w:pPr>
    </w:p>
    <w:p w14:paraId="1274D130" w14:textId="77777777" w:rsidR="00C67FFC" w:rsidRPr="00362708" w:rsidRDefault="00C67FFC">
      <w:pPr>
        <w:pStyle w:val="Standard"/>
        <w:autoSpaceDE w:val="0"/>
        <w:jc w:val="both"/>
        <w:rPr>
          <w:lang w:val="en-US"/>
        </w:rPr>
      </w:pPr>
    </w:p>
    <w:p w14:paraId="2689D510" w14:textId="77777777" w:rsidR="009922E1" w:rsidRPr="00362708" w:rsidRDefault="009922E1">
      <w:pPr>
        <w:pStyle w:val="Standard"/>
        <w:autoSpaceDE w:val="0"/>
        <w:jc w:val="both"/>
        <w:rPr>
          <w:lang w:val="en-US"/>
        </w:rPr>
      </w:pPr>
    </w:p>
    <w:p w14:paraId="10BF8A40" w14:textId="23E82EE3" w:rsidR="009922E1" w:rsidRPr="00362708" w:rsidRDefault="009922E1">
      <w:pPr>
        <w:pStyle w:val="Standard"/>
        <w:autoSpaceDE w:val="0"/>
        <w:jc w:val="both"/>
        <w:rPr>
          <w:lang w:val="en-US"/>
        </w:rPr>
      </w:pPr>
    </w:p>
    <w:p w14:paraId="1F277F03" w14:textId="3D422844" w:rsidR="009922E1" w:rsidRPr="00362708" w:rsidRDefault="009922E1">
      <w:pPr>
        <w:pStyle w:val="Standard"/>
        <w:autoSpaceDE w:val="0"/>
        <w:jc w:val="both"/>
        <w:rPr>
          <w:lang w:val="en-US"/>
        </w:rPr>
      </w:pPr>
    </w:p>
    <w:p w14:paraId="49404DB0" w14:textId="77777777" w:rsidR="009922E1" w:rsidRPr="00362708" w:rsidRDefault="009922E1">
      <w:pPr>
        <w:pStyle w:val="Standard"/>
        <w:autoSpaceDE w:val="0"/>
        <w:jc w:val="both"/>
        <w:rPr>
          <w:lang w:val="en-US"/>
        </w:rPr>
      </w:pPr>
    </w:p>
    <w:p w14:paraId="42F12A3C" w14:textId="77777777" w:rsidR="009922E1" w:rsidRPr="00362708" w:rsidRDefault="009922E1">
      <w:pPr>
        <w:pStyle w:val="Standard"/>
        <w:autoSpaceDE w:val="0"/>
        <w:jc w:val="both"/>
        <w:rPr>
          <w:lang w:val="en-US"/>
        </w:rPr>
      </w:pPr>
    </w:p>
    <w:p w14:paraId="38EE1CB5" w14:textId="77777777" w:rsidR="009922E1" w:rsidRPr="00362708" w:rsidRDefault="009922E1">
      <w:pPr>
        <w:pStyle w:val="Standard"/>
        <w:autoSpaceDE w:val="0"/>
        <w:jc w:val="both"/>
        <w:rPr>
          <w:lang w:val="en-US"/>
        </w:rPr>
      </w:pPr>
    </w:p>
    <w:p w14:paraId="21D02E96" w14:textId="77777777" w:rsidR="009922E1" w:rsidRPr="00362708" w:rsidRDefault="009922E1">
      <w:pPr>
        <w:pStyle w:val="Standard"/>
        <w:autoSpaceDE w:val="0"/>
        <w:jc w:val="both"/>
        <w:rPr>
          <w:lang w:val="en-US"/>
        </w:rPr>
      </w:pPr>
    </w:p>
    <w:p w14:paraId="4A97FA5F" w14:textId="77777777" w:rsidR="009922E1" w:rsidRPr="00362708" w:rsidRDefault="009922E1">
      <w:pPr>
        <w:pStyle w:val="Standard"/>
        <w:autoSpaceDE w:val="0"/>
        <w:jc w:val="both"/>
        <w:rPr>
          <w:lang w:val="en-US"/>
        </w:rPr>
      </w:pPr>
    </w:p>
    <w:p w14:paraId="436CEC19" w14:textId="7AABEC4B" w:rsidR="009922E1" w:rsidRPr="00362708" w:rsidRDefault="009922E1">
      <w:pPr>
        <w:pStyle w:val="Standard"/>
        <w:autoSpaceDE w:val="0"/>
        <w:jc w:val="both"/>
        <w:rPr>
          <w:lang w:val="en-US"/>
        </w:rPr>
      </w:pPr>
    </w:p>
    <w:p w14:paraId="44AA4FE7" w14:textId="5F46ECE0" w:rsidR="009922E1" w:rsidRPr="00362708" w:rsidRDefault="009922E1">
      <w:pPr>
        <w:pStyle w:val="Standard"/>
        <w:autoSpaceDE w:val="0"/>
        <w:jc w:val="both"/>
        <w:rPr>
          <w:lang w:val="en-US"/>
        </w:rPr>
      </w:pPr>
    </w:p>
    <w:p w14:paraId="54C81C12" w14:textId="5CA9B916" w:rsidR="009922E1" w:rsidRPr="00362708" w:rsidRDefault="009922E1">
      <w:pPr>
        <w:pStyle w:val="Standard"/>
        <w:autoSpaceDE w:val="0"/>
        <w:jc w:val="both"/>
        <w:rPr>
          <w:lang w:val="en-US"/>
        </w:rPr>
      </w:pPr>
    </w:p>
    <w:p w14:paraId="1BE9BF80" w14:textId="77777777" w:rsidR="009922E1" w:rsidRPr="00362708" w:rsidRDefault="009922E1">
      <w:pPr>
        <w:pStyle w:val="Standard"/>
        <w:autoSpaceDE w:val="0"/>
        <w:jc w:val="both"/>
        <w:rPr>
          <w:lang w:val="en-US"/>
        </w:rPr>
      </w:pPr>
    </w:p>
    <w:p w14:paraId="7164469F" w14:textId="27A09853" w:rsidR="009922E1" w:rsidRPr="00362708" w:rsidRDefault="009922E1">
      <w:pPr>
        <w:pStyle w:val="Standard"/>
        <w:autoSpaceDE w:val="0"/>
        <w:jc w:val="both"/>
        <w:rPr>
          <w:lang w:val="en-US"/>
        </w:rPr>
      </w:pPr>
    </w:p>
    <w:p w14:paraId="2EF639A6" w14:textId="402ABA11" w:rsidR="009922E1" w:rsidRPr="00362708" w:rsidRDefault="009922E1">
      <w:pPr>
        <w:pStyle w:val="Standard"/>
        <w:autoSpaceDE w:val="0"/>
        <w:jc w:val="both"/>
        <w:rPr>
          <w:lang w:val="en-US"/>
        </w:rPr>
      </w:pPr>
    </w:p>
    <w:p w14:paraId="370E60C2" w14:textId="768B758A" w:rsidR="009922E1" w:rsidRPr="00362708" w:rsidRDefault="009922E1">
      <w:pPr>
        <w:pStyle w:val="Standard"/>
        <w:autoSpaceDE w:val="0"/>
        <w:jc w:val="both"/>
        <w:rPr>
          <w:lang w:val="en-US"/>
        </w:rPr>
      </w:pPr>
    </w:p>
    <w:p w14:paraId="3DA2C8F2" w14:textId="77777777" w:rsidR="009922E1" w:rsidRPr="00362708" w:rsidDel="00CC7C9F" w:rsidRDefault="009922E1" w:rsidP="00CC7C9F">
      <w:pPr>
        <w:pStyle w:val="Standard"/>
        <w:autoSpaceDE w:val="0"/>
        <w:jc w:val="center"/>
        <w:rPr>
          <w:del w:id="488" w:author="jiang" w:date="2014-02-14T12:32:00Z"/>
          <w:lang w:val="en-US"/>
        </w:rPr>
        <w:pPrChange w:id="489" w:author="jiang" w:date="2014-02-14T12:32:00Z">
          <w:pPr>
            <w:pStyle w:val="Standard"/>
            <w:autoSpaceDE w:val="0"/>
            <w:jc w:val="both"/>
          </w:pPr>
        </w:pPrChange>
      </w:pPr>
    </w:p>
    <w:p w14:paraId="2903B6EB" w14:textId="77777777" w:rsidR="009922E1" w:rsidRPr="00362708" w:rsidDel="00DB6E22" w:rsidRDefault="009922E1" w:rsidP="00CC7C9F">
      <w:pPr>
        <w:pStyle w:val="Standard"/>
        <w:autoSpaceDE w:val="0"/>
        <w:jc w:val="center"/>
        <w:rPr>
          <w:del w:id="490" w:author="jiang" w:date="2014-02-14T12:32:00Z"/>
          <w:lang w:val="en-US"/>
        </w:rPr>
        <w:pPrChange w:id="491" w:author="jiang" w:date="2014-02-14T12:32:00Z">
          <w:pPr>
            <w:pStyle w:val="Standard"/>
            <w:autoSpaceDE w:val="0"/>
            <w:jc w:val="both"/>
          </w:pPr>
        </w:pPrChange>
      </w:pPr>
    </w:p>
    <w:p w14:paraId="5853680E" w14:textId="1957D7C0" w:rsidR="009922E1" w:rsidRPr="00025B43" w:rsidRDefault="001019CF" w:rsidP="00CC7C9F">
      <w:pPr>
        <w:pStyle w:val="Caption"/>
        <w:jc w:val="center"/>
        <w:pPrChange w:id="492" w:author="jiang" w:date="2014-02-14T12:32:00Z">
          <w:pPr>
            <w:pStyle w:val="Caption"/>
            <w:jc w:val="center"/>
          </w:pPr>
        </w:pPrChange>
      </w:pPr>
      <w:r w:rsidRPr="00025B43">
        <w:rPr>
          <w:i w:val="0"/>
        </w:rPr>
        <w:t>Figure 2.</w:t>
      </w:r>
      <w:r w:rsidR="00E31234">
        <w:rPr>
          <w:i w:val="0"/>
        </w:rPr>
        <w:t>9</w:t>
      </w:r>
      <w:r w:rsidR="0028360C">
        <w:rPr>
          <w:i w:val="0"/>
        </w:rPr>
        <w:t>.</w:t>
      </w:r>
      <w:r w:rsidRPr="00025B43">
        <w:rPr>
          <w:i w:val="0"/>
        </w:rPr>
        <w:t xml:space="preserve"> Flowchart of calculation of NDVI metrics</w:t>
      </w:r>
    </w:p>
    <w:p w14:paraId="41BFD506" w14:textId="77777777" w:rsidR="00CC7C9F" w:rsidRDefault="001019CF">
      <w:pPr>
        <w:pStyle w:val="Standard"/>
        <w:autoSpaceDE w:val="0"/>
        <w:jc w:val="both"/>
        <w:rPr>
          <w:ins w:id="493" w:author="jiang" w:date="2014-02-14T12:32:00Z"/>
          <w:lang w:val="en-US"/>
        </w:rPr>
      </w:pPr>
      <w:r>
        <w:rPr>
          <w:lang w:val="en-US"/>
        </w:rPr>
        <w:tab/>
      </w:r>
    </w:p>
    <w:p w14:paraId="3132D534" w14:textId="775C13FA" w:rsidR="0032021E" w:rsidRDefault="009922E1" w:rsidP="00CC7C9F">
      <w:pPr>
        <w:pStyle w:val="Standard"/>
        <w:autoSpaceDE w:val="0"/>
        <w:ind w:firstLine="706"/>
        <w:jc w:val="both"/>
        <w:rPr>
          <w:lang w:val="en-US"/>
        </w:rPr>
        <w:pPrChange w:id="494" w:author="jiang" w:date="2014-02-14T12:32:00Z">
          <w:pPr>
            <w:pStyle w:val="Standard"/>
            <w:autoSpaceDE w:val="0"/>
            <w:jc w:val="both"/>
          </w:pPr>
        </w:pPrChange>
      </w:pPr>
      <w:r w:rsidRPr="00362708">
        <w:rPr>
          <w:lang w:val="en-US"/>
        </w:rPr>
        <w:lastRenderedPageBreak/>
        <w:t xml:space="preserve">The calculation of NDVI metrics </w:t>
      </w:r>
      <w:r w:rsidR="001072F5">
        <w:rPr>
          <w:lang w:val="en-US"/>
        </w:rPr>
        <w:t xml:space="preserve">algorithm </w:t>
      </w:r>
      <w:r w:rsidRPr="00362708">
        <w:rPr>
          <w:lang w:val="en-US"/>
        </w:rPr>
        <w:t xml:space="preserve">takes </w:t>
      </w:r>
      <w:r w:rsidR="001D7942">
        <w:rPr>
          <w:lang w:val="en-US"/>
        </w:rPr>
        <w:t xml:space="preserve">a </w:t>
      </w:r>
      <w:r w:rsidRPr="00362708">
        <w:rPr>
          <w:lang w:val="en-US"/>
        </w:rPr>
        <w:t>smoothed-</w:t>
      </w:r>
      <w:r w:rsidR="003F4C77" w:rsidRPr="00362708">
        <w:rPr>
          <w:lang w:val="en-US"/>
        </w:rPr>
        <w:t xml:space="preserve">data time series as </w:t>
      </w:r>
      <w:r w:rsidR="001072F5">
        <w:rPr>
          <w:lang w:val="en-US"/>
        </w:rPr>
        <w:t xml:space="preserve">the </w:t>
      </w:r>
      <w:r w:rsidR="003F4C77" w:rsidRPr="00362708">
        <w:rPr>
          <w:lang w:val="en-US"/>
        </w:rPr>
        <w:t>input. In step 1</w:t>
      </w:r>
      <w:r w:rsidRPr="00362708">
        <w:rPr>
          <w:lang w:val="en-US"/>
        </w:rPr>
        <w:t xml:space="preserve">, </w:t>
      </w:r>
      <w:r w:rsidR="003F4C77" w:rsidRPr="00362708">
        <w:rPr>
          <w:lang w:val="en-US"/>
        </w:rPr>
        <w:t xml:space="preserve">it </w:t>
      </w:r>
      <w:r w:rsidRPr="00362708">
        <w:rPr>
          <w:lang w:val="en-US"/>
        </w:rPr>
        <w:t>convert</w:t>
      </w:r>
      <w:r w:rsidR="003F4C77" w:rsidRPr="00362708">
        <w:rPr>
          <w:lang w:val="en-US"/>
        </w:rPr>
        <w:t xml:space="preserve">s the </w:t>
      </w:r>
      <w:r w:rsidRPr="00362708">
        <w:rPr>
          <w:lang w:val="en-US"/>
        </w:rPr>
        <w:t>time series from [0, 200] to [0.0, 1.0].</w:t>
      </w:r>
      <w:r w:rsidR="003F4C77" w:rsidRPr="00362708">
        <w:rPr>
          <w:lang w:val="en-US"/>
        </w:rPr>
        <w:t xml:space="preserve"> In step 2</w:t>
      </w:r>
      <w:r w:rsidRPr="00362708">
        <w:rPr>
          <w:lang w:val="en-US"/>
        </w:rPr>
        <w:t xml:space="preserve">, </w:t>
      </w:r>
      <w:r w:rsidR="00946EFD">
        <w:rPr>
          <w:lang w:val="en-US"/>
        </w:rPr>
        <w:t xml:space="preserve">the subroutine </w:t>
      </w:r>
      <w:r w:rsidR="00745E06">
        <w:rPr>
          <w:lang w:val="en-US"/>
        </w:rPr>
        <w:t>calculate</w:t>
      </w:r>
      <w:r w:rsidR="00946EFD">
        <w:rPr>
          <w:lang w:val="en-US"/>
        </w:rPr>
        <w:t>s</w:t>
      </w:r>
      <w:r w:rsidR="00745E06">
        <w:rPr>
          <w:lang w:val="en-US"/>
        </w:rPr>
        <w:t xml:space="preserve"> </w:t>
      </w:r>
      <w:r w:rsidR="00946EFD">
        <w:rPr>
          <w:lang w:val="en-US"/>
        </w:rPr>
        <w:t xml:space="preserve">both </w:t>
      </w:r>
      <w:r w:rsidR="00745E06">
        <w:rPr>
          <w:lang w:val="en-US"/>
        </w:rPr>
        <w:t xml:space="preserve">forward and backward </w:t>
      </w:r>
      <w:r w:rsidR="00946EFD">
        <w:rPr>
          <w:lang w:val="en-US"/>
        </w:rPr>
        <w:t xml:space="preserve">delay </w:t>
      </w:r>
      <w:r w:rsidR="00745E06">
        <w:rPr>
          <w:lang w:val="en-US"/>
        </w:rPr>
        <w:t>moving average of the time series</w:t>
      </w:r>
      <w:r w:rsidR="00D77B13">
        <w:rPr>
          <w:lang w:val="en-US"/>
        </w:rPr>
        <w:t xml:space="preserve">. </w:t>
      </w:r>
      <w:r w:rsidR="00946EFD">
        <w:rPr>
          <w:lang w:val="en-US"/>
        </w:rPr>
        <w:t xml:space="preserve">Fixed </w:t>
      </w:r>
      <w:r w:rsidR="00745E06">
        <w:rPr>
          <w:lang w:val="en-US"/>
        </w:rPr>
        <w:t xml:space="preserve">window </w:t>
      </w:r>
      <w:r w:rsidR="00946EFD">
        <w:rPr>
          <w:lang w:val="en-US"/>
        </w:rPr>
        <w:t xml:space="preserve">length for the delay moving average method </w:t>
      </w:r>
      <w:r w:rsidR="00BF3E56">
        <w:rPr>
          <w:lang w:val="en-US"/>
        </w:rPr>
        <w:t xml:space="preserve">is </w:t>
      </w:r>
      <w:r w:rsidR="00946EFD">
        <w:rPr>
          <w:lang w:val="en-US"/>
        </w:rPr>
        <w:t>chosen</w:t>
      </w:r>
      <w:r w:rsidR="00745E06">
        <w:rPr>
          <w:lang w:val="en-US"/>
        </w:rPr>
        <w:t xml:space="preserve"> in </w:t>
      </w:r>
      <w:r w:rsidR="005C05EC">
        <w:rPr>
          <w:lang w:val="en-US"/>
        </w:rPr>
        <w:t>the algorithm</w:t>
      </w:r>
      <w:r w:rsidR="00BF3E56">
        <w:rPr>
          <w:lang w:val="en-US"/>
        </w:rPr>
        <w:t>,</w:t>
      </w:r>
      <w:r w:rsidR="005C05EC">
        <w:rPr>
          <w:lang w:val="en-US"/>
        </w:rPr>
        <w:t xml:space="preserve"> and </w:t>
      </w:r>
      <w:r w:rsidR="00946EFD">
        <w:rPr>
          <w:lang w:val="en-US"/>
        </w:rPr>
        <w:t xml:space="preserve">the </w:t>
      </w:r>
      <w:r w:rsidR="00BF3E56">
        <w:rPr>
          <w:lang w:val="en-US"/>
        </w:rPr>
        <w:t>default value of the window length is</w:t>
      </w:r>
      <w:r w:rsidR="000D0F05">
        <w:rPr>
          <w:lang w:val="en-US"/>
        </w:rPr>
        <w:t xml:space="preserve"> </w:t>
      </w:r>
      <w:r w:rsidR="005C05EC">
        <w:rPr>
          <w:lang w:val="en-US"/>
        </w:rPr>
        <w:t>16.</w:t>
      </w:r>
      <w:r w:rsidR="008D30C5">
        <w:rPr>
          <w:lang w:val="en-US"/>
        </w:rPr>
        <w:t xml:space="preserve"> Because one</w:t>
      </w:r>
      <w:r w:rsidR="000D0F05">
        <w:rPr>
          <w:lang w:val="en-US"/>
        </w:rPr>
        <w:t xml:space="preserve"> point in the time series represents 7 days, 16-point window length represents 112 days. </w:t>
      </w:r>
      <w:r w:rsidR="00D77B13">
        <w:rPr>
          <w:lang w:val="en-US"/>
        </w:rPr>
        <w:t xml:space="preserve">Using </w:t>
      </w:r>
      <w:r w:rsidR="00A93F0D">
        <w:rPr>
          <w:lang w:val="en-US"/>
        </w:rPr>
        <w:t xml:space="preserve">a </w:t>
      </w:r>
      <w:r w:rsidR="00D77B13">
        <w:rPr>
          <w:lang w:val="en-US"/>
        </w:rPr>
        <w:t>fix</w:t>
      </w:r>
      <w:r w:rsidR="00A93F0D">
        <w:rPr>
          <w:lang w:val="en-US"/>
        </w:rPr>
        <w:t>ed-</w:t>
      </w:r>
      <w:r w:rsidR="00D77B13">
        <w:rPr>
          <w:lang w:val="en-US"/>
        </w:rPr>
        <w:t xml:space="preserve">length moving window for </w:t>
      </w:r>
      <w:r w:rsidR="00A93F0D">
        <w:rPr>
          <w:lang w:val="en-US"/>
        </w:rPr>
        <w:t xml:space="preserve">the </w:t>
      </w:r>
      <w:r w:rsidR="00D77B13">
        <w:rPr>
          <w:lang w:val="en-US"/>
        </w:rPr>
        <w:t>delay</w:t>
      </w:r>
      <w:r w:rsidR="00A93F0D">
        <w:rPr>
          <w:lang w:val="en-US"/>
        </w:rPr>
        <w:t>ed</w:t>
      </w:r>
      <w:r w:rsidR="00D77B13">
        <w:rPr>
          <w:lang w:val="en-US"/>
        </w:rPr>
        <w:t xml:space="preserve"> moving average </w:t>
      </w:r>
      <w:r w:rsidR="00A93F0D">
        <w:rPr>
          <w:lang w:val="en-US"/>
        </w:rPr>
        <w:t>is beneficial</w:t>
      </w:r>
      <w:r w:rsidR="00D77B13">
        <w:rPr>
          <w:lang w:val="en-US"/>
        </w:rPr>
        <w:t xml:space="preserve"> </w:t>
      </w:r>
      <w:r w:rsidR="00A93F0D">
        <w:rPr>
          <w:lang w:val="en-US"/>
        </w:rPr>
        <w:t>when</w:t>
      </w:r>
      <w:r w:rsidR="00A93F0D" w:rsidRPr="00362708">
        <w:rPr>
          <w:lang w:val="en-US"/>
        </w:rPr>
        <w:t xml:space="preserve"> </w:t>
      </w:r>
      <w:r w:rsidR="00A93F0D">
        <w:rPr>
          <w:lang w:val="en-US"/>
        </w:rPr>
        <w:t xml:space="preserve">comparing </w:t>
      </w:r>
      <w:r w:rsidR="00D77B13">
        <w:rPr>
          <w:lang w:val="en-US"/>
        </w:rPr>
        <w:t>multiple year</w:t>
      </w:r>
      <w:r w:rsidR="00A93F0D">
        <w:rPr>
          <w:lang w:val="en-US"/>
        </w:rPr>
        <w:t>s of</w:t>
      </w:r>
      <w:r w:rsidR="00D77B13">
        <w:rPr>
          <w:lang w:val="en-US"/>
        </w:rPr>
        <w:t xml:space="preserve"> NDVI metrics data</w:t>
      </w:r>
      <w:r w:rsidR="00745E06">
        <w:rPr>
          <w:lang w:val="en-US"/>
        </w:rPr>
        <w:t xml:space="preserve">. </w:t>
      </w:r>
      <w:r w:rsidR="00D77B13">
        <w:rPr>
          <w:lang w:val="en-US"/>
        </w:rPr>
        <w:t xml:space="preserve">The algorithm also provides a method </w:t>
      </w:r>
      <w:r w:rsidR="00745E06">
        <w:rPr>
          <w:lang w:val="en-US"/>
        </w:rPr>
        <w:t xml:space="preserve">as an option </w:t>
      </w:r>
      <w:r w:rsidR="00D77B13">
        <w:rPr>
          <w:lang w:val="en-US"/>
        </w:rPr>
        <w:t>to</w:t>
      </w:r>
      <w:r w:rsidR="003F4C77" w:rsidRPr="00362708">
        <w:rPr>
          <w:lang w:val="en-US"/>
        </w:rPr>
        <w:t xml:space="preserve"> </w:t>
      </w:r>
      <w:r w:rsidR="00DB0FFA" w:rsidRPr="00362708">
        <w:rPr>
          <w:lang w:val="en-US"/>
        </w:rPr>
        <w:t xml:space="preserve">determine dynamically the moving window length according to the possible greenness season </w:t>
      </w:r>
      <w:r w:rsidR="00585B94">
        <w:rPr>
          <w:lang w:val="en-US"/>
        </w:rPr>
        <w:t>length</w:t>
      </w:r>
      <w:r w:rsidR="00232104">
        <w:rPr>
          <w:lang w:val="en-US"/>
        </w:rPr>
        <w:t xml:space="preserve"> (described in the next section)</w:t>
      </w:r>
      <w:r w:rsidR="00D77B13">
        <w:rPr>
          <w:lang w:val="en-US"/>
        </w:rPr>
        <w:t>.</w:t>
      </w:r>
      <w:r w:rsidR="00585B94">
        <w:rPr>
          <w:lang w:val="en-US"/>
        </w:rPr>
        <w:t xml:space="preserve"> </w:t>
      </w:r>
      <w:r w:rsidR="002969F7" w:rsidRPr="00362708">
        <w:rPr>
          <w:lang w:val="en-US"/>
        </w:rPr>
        <w:t>Step</w:t>
      </w:r>
      <w:r w:rsidR="003F4C77" w:rsidRPr="00362708">
        <w:rPr>
          <w:lang w:val="en-US"/>
        </w:rPr>
        <w:t xml:space="preserve"> 3 </w:t>
      </w:r>
      <w:r w:rsidR="002969F7" w:rsidRPr="00362708">
        <w:rPr>
          <w:lang w:val="en-US"/>
        </w:rPr>
        <w:t>calculate</w:t>
      </w:r>
      <w:r w:rsidR="003F4C77" w:rsidRPr="00362708">
        <w:rPr>
          <w:lang w:val="en-US"/>
        </w:rPr>
        <w:t>s</w:t>
      </w:r>
      <w:r w:rsidR="002969F7" w:rsidRPr="00362708">
        <w:rPr>
          <w:lang w:val="en-US"/>
        </w:rPr>
        <w:t xml:space="preserve"> </w:t>
      </w:r>
      <w:r w:rsidR="00B9298B">
        <w:rPr>
          <w:lang w:val="en-US"/>
        </w:rPr>
        <w:t xml:space="preserve">the </w:t>
      </w:r>
      <w:r w:rsidR="002969F7" w:rsidRPr="00362708">
        <w:rPr>
          <w:lang w:val="en-US"/>
        </w:rPr>
        <w:t>forward and backward moving averages of the time series.</w:t>
      </w:r>
      <w:r w:rsidR="003F4C77" w:rsidRPr="00362708">
        <w:rPr>
          <w:lang w:val="en-US"/>
        </w:rPr>
        <w:t xml:space="preserve"> Step 4</w:t>
      </w:r>
      <w:r w:rsidR="002969F7" w:rsidRPr="00362708">
        <w:rPr>
          <w:lang w:val="en-US"/>
        </w:rPr>
        <w:t xml:space="preserve"> obtain</w:t>
      </w:r>
      <w:r w:rsidR="003F4C77" w:rsidRPr="00362708">
        <w:rPr>
          <w:lang w:val="en-US"/>
        </w:rPr>
        <w:t>s</w:t>
      </w:r>
      <w:r w:rsidR="00B9298B">
        <w:rPr>
          <w:lang w:val="en-US"/>
        </w:rPr>
        <w:t xml:space="preserve"> the crossover days, possible </w:t>
      </w:r>
      <w:r w:rsidR="002969F7" w:rsidRPr="00362708">
        <w:rPr>
          <w:lang w:val="en-US"/>
        </w:rPr>
        <w:t xml:space="preserve">threshold days, and </w:t>
      </w:r>
      <w:r w:rsidR="0032021E" w:rsidRPr="00362708">
        <w:rPr>
          <w:lang w:val="en-US"/>
        </w:rPr>
        <w:t xml:space="preserve">maximum slope days in the time series. </w:t>
      </w:r>
      <w:r w:rsidR="004E4740">
        <w:rPr>
          <w:lang w:val="en-US"/>
        </w:rPr>
        <w:t xml:space="preserve">A threshold value of 20% of maximum NDVI is used to identify possible threshold days.  </w:t>
      </w:r>
      <w:r w:rsidR="0032021E" w:rsidRPr="00362708">
        <w:rPr>
          <w:lang w:val="en-US"/>
        </w:rPr>
        <w:t>Step</w:t>
      </w:r>
      <w:r w:rsidR="003F4C77" w:rsidRPr="00362708">
        <w:rPr>
          <w:lang w:val="en-US"/>
        </w:rPr>
        <w:t xml:space="preserve"> </w:t>
      </w:r>
      <w:r w:rsidR="0032021E" w:rsidRPr="00362708">
        <w:rPr>
          <w:lang w:val="en-US"/>
        </w:rPr>
        <w:t>5 choose</w:t>
      </w:r>
      <w:r w:rsidR="003F4C77" w:rsidRPr="00362708">
        <w:rPr>
          <w:lang w:val="en-US"/>
        </w:rPr>
        <w:t>s</w:t>
      </w:r>
      <w:r w:rsidR="00B9298B">
        <w:rPr>
          <w:lang w:val="en-US"/>
        </w:rPr>
        <w:t xml:space="preserve"> the earliest day from the</w:t>
      </w:r>
      <w:r w:rsidR="0032021E" w:rsidRPr="00362708">
        <w:rPr>
          <w:lang w:val="en-US"/>
        </w:rPr>
        <w:t xml:space="preserve"> </w:t>
      </w:r>
      <w:r w:rsidR="00B9298B">
        <w:rPr>
          <w:lang w:val="en-US"/>
        </w:rPr>
        <w:t xml:space="preserve">possible </w:t>
      </w:r>
      <w:r w:rsidR="0032021E" w:rsidRPr="00362708">
        <w:rPr>
          <w:lang w:val="en-US"/>
        </w:rPr>
        <w:t xml:space="preserve">threshold days as </w:t>
      </w:r>
      <w:r w:rsidR="004E4740">
        <w:rPr>
          <w:lang w:val="en-US"/>
        </w:rPr>
        <w:t xml:space="preserve">the first </w:t>
      </w:r>
      <w:r w:rsidR="0032021E" w:rsidRPr="00362708">
        <w:rPr>
          <w:lang w:val="en-US"/>
        </w:rPr>
        <w:t>threshold day, and choose</w:t>
      </w:r>
      <w:r w:rsidR="00A93F0D">
        <w:rPr>
          <w:lang w:val="en-US"/>
        </w:rPr>
        <w:t>s</w:t>
      </w:r>
      <w:r w:rsidR="0032021E" w:rsidRPr="00362708">
        <w:rPr>
          <w:lang w:val="en-US"/>
        </w:rPr>
        <w:t xml:space="preserve"> the day which is the most close</w:t>
      </w:r>
      <w:r w:rsidR="00232104">
        <w:rPr>
          <w:lang w:val="en-US"/>
        </w:rPr>
        <w:t>st</w:t>
      </w:r>
      <w:r w:rsidR="0032021E" w:rsidRPr="00362708">
        <w:rPr>
          <w:lang w:val="en-US"/>
        </w:rPr>
        <w:t xml:space="preserve"> to the </w:t>
      </w:r>
      <w:r w:rsidR="00FF7C14">
        <w:rPr>
          <w:lang w:val="en-US"/>
        </w:rPr>
        <w:t xml:space="preserve">first </w:t>
      </w:r>
      <w:r w:rsidR="0032021E" w:rsidRPr="00362708">
        <w:rPr>
          <w:lang w:val="en-US"/>
        </w:rPr>
        <w:t xml:space="preserve">threshold day as </w:t>
      </w:r>
      <w:r w:rsidR="004E4740">
        <w:rPr>
          <w:lang w:val="en-US"/>
        </w:rPr>
        <w:t xml:space="preserve">the </w:t>
      </w:r>
      <w:r w:rsidR="0032021E" w:rsidRPr="00362708">
        <w:rPr>
          <w:lang w:val="en-US"/>
        </w:rPr>
        <w:t xml:space="preserve">possible </w:t>
      </w:r>
      <w:r w:rsidR="00232104">
        <w:rPr>
          <w:lang w:val="en-US"/>
        </w:rPr>
        <w:t>start of season (</w:t>
      </w:r>
      <w:r w:rsidR="0032021E" w:rsidRPr="00362708">
        <w:rPr>
          <w:lang w:val="en-US"/>
        </w:rPr>
        <w:t>SOS</w:t>
      </w:r>
      <w:r w:rsidR="00232104">
        <w:rPr>
          <w:lang w:val="en-US"/>
        </w:rPr>
        <w:t>)</w:t>
      </w:r>
      <w:r w:rsidR="004E4740">
        <w:rPr>
          <w:lang w:val="en-US"/>
        </w:rPr>
        <w:t>. It</w:t>
      </w:r>
      <w:r w:rsidR="004E4740" w:rsidRPr="00362708">
        <w:rPr>
          <w:lang w:val="en-US"/>
        </w:rPr>
        <w:t xml:space="preserve"> </w:t>
      </w:r>
      <w:r w:rsidR="0032021E" w:rsidRPr="00362708">
        <w:rPr>
          <w:lang w:val="en-US"/>
        </w:rPr>
        <w:t>then pick</w:t>
      </w:r>
      <w:r w:rsidR="00A93F0D">
        <w:rPr>
          <w:lang w:val="en-US"/>
        </w:rPr>
        <w:t>s</w:t>
      </w:r>
      <w:r w:rsidR="0032021E" w:rsidRPr="00362708">
        <w:rPr>
          <w:lang w:val="en-US"/>
        </w:rPr>
        <w:t xml:space="preserve"> the later day between the possible SOS and </w:t>
      </w:r>
      <w:r w:rsidR="004E4740">
        <w:rPr>
          <w:lang w:val="en-US"/>
        </w:rPr>
        <w:t xml:space="preserve">first </w:t>
      </w:r>
      <w:r w:rsidR="0032021E" w:rsidRPr="00362708">
        <w:rPr>
          <w:lang w:val="en-US"/>
        </w:rPr>
        <w:t>threshold day</w:t>
      </w:r>
      <w:r w:rsidR="00DA14CF">
        <w:rPr>
          <w:lang w:val="en-US"/>
        </w:rPr>
        <w:t xml:space="preserve">. </w:t>
      </w:r>
      <w:r w:rsidR="0032021E" w:rsidRPr="00362708">
        <w:rPr>
          <w:lang w:val="en-US"/>
        </w:rPr>
        <w:t>Figure 2.</w:t>
      </w:r>
      <w:r w:rsidR="00321DAD">
        <w:rPr>
          <w:lang w:val="en-US"/>
        </w:rPr>
        <w:t>10</w:t>
      </w:r>
      <w:r w:rsidR="0032021E" w:rsidRPr="00362708">
        <w:rPr>
          <w:lang w:val="en-US"/>
        </w:rPr>
        <w:t xml:space="preserve"> </w:t>
      </w:r>
      <w:r w:rsidR="00DA14CF">
        <w:rPr>
          <w:lang w:val="en-US"/>
        </w:rPr>
        <w:t xml:space="preserve">gives an example to illustrate the way </w:t>
      </w:r>
      <w:r w:rsidR="0032021E" w:rsidRPr="00362708">
        <w:rPr>
          <w:lang w:val="en-US"/>
        </w:rPr>
        <w:t>to deter</w:t>
      </w:r>
      <w:r w:rsidR="008B6B01" w:rsidRPr="00362708">
        <w:rPr>
          <w:lang w:val="en-US"/>
        </w:rPr>
        <w:t xml:space="preserve">mine the SOS day. The solid line is </w:t>
      </w:r>
      <w:r w:rsidR="00A93F0D">
        <w:rPr>
          <w:lang w:val="en-US"/>
        </w:rPr>
        <w:t xml:space="preserve">the </w:t>
      </w:r>
      <w:r w:rsidR="008B6B01" w:rsidRPr="00362708">
        <w:rPr>
          <w:lang w:val="en-US"/>
        </w:rPr>
        <w:t>smoothed time series</w:t>
      </w:r>
      <w:r w:rsidR="00321DAD">
        <w:rPr>
          <w:lang w:val="en-US"/>
        </w:rPr>
        <w:t xml:space="preserve"> and </w:t>
      </w:r>
      <w:r w:rsidR="008B6B01" w:rsidRPr="00362708">
        <w:rPr>
          <w:lang w:val="en-US"/>
        </w:rPr>
        <w:t>the dot</w:t>
      </w:r>
      <w:r w:rsidR="00A93F0D">
        <w:rPr>
          <w:lang w:val="en-US"/>
        </w:rPr>
        <w:t>ted</w:t>
      </w:r>
      <w:r w:rsidR="008B6B01" w:rsidRPr="00362708">
        <w:rPr>
          <w:lang w:val="en-US"/>
        </w:rPr>
        <w:t xml:space="preserve"> line is </w:t>
      </w:r>
      <w:r w:rsidR="00A93F0D">
        <w:rPr>
          <w:lang w:val="en-US"/>
        </w:rPr>
        <w:t xml:space="preserve">the </w:t>
      </w:r>
      <w:r w:rsidR="008B6B01" w:rsidRPr="00362708">
        <w:rPr>
          <w:lang w:val="en-US"/>
        </w:rPr>
        <w:t xml:space="preserve">forward </w:t>
      </w:r>
      <w:r w:rsidR="00DA14CF">
        <w:rPr>
          <w:lang w:val="en-US"/>
        </w:rPr>
        <w:t xml:space="preserve">delay </w:t>
      </w:r>
      <w:r w:rsidR="008B6B01" w:rsidRPr="00362708">
        <w:rPr>
          <w:lang w:val="en-US"/>
        </w:rPr>
        <w:t>moving average</w:t>
      </w:r>
      <w:r w:rsidR="00DA14CF">
        <w:rPr>
          <w:lang w:val="en-US"/>
        </w:rPr>
        <w:t xml:space="preserve"> of the time series</w:t>
      </w:r>
      <w:r w:rsidR="00321DAD">
        <w:rPr>
          <w:lang w:val="en-US"/>
        </w:rPr>
        <w:t>. The</w:t>
      </w:r>
      <w:r w:rsidR="008B6B01" w:rsidRPr="00362708">
        <w:rPr>
          <w:lang w:val="en-US"/>
        </w:rPr>
        <w:t xml:space="preserve"> star is </w:t>
      </w:r>
      <w:r w:rsidR="00232104">
        <w:rPr>
          <w:lang w:val="en-US"/>
        </w:rPr>
        <w:t xml:space="preserve">a </w:t>
      </w:r>
      <w:r w:rsidR="008B6B01" w:rsidRPr="00362708">
        <w:rPr>
          <w:lang w:val="en-US"/>
        </w:rPr>
        <w:t>possible crossover</w:t>
      </w:r>
      <w:r w:rsidR="00321DAD">
        <w:rPr>
          <w:lang w:val="en-US"/>
        </w:rPr>
        <w:t xml:space="preserve"> and </w:t>
      </w:r>
      <w:r w:rsidR="008B6B01" w:rsidRPr="00362708">
        <w:rPr>
          <w:lang w:val="en-US"/>
        </w:rPr>
        <w:t xml:space="preserve">the triangle is </w:t>
      </w:r>
      <w:r w:rsidR="00A93F0D">
        <w:rPr>
          <w:lang w:val="en-US"/>
        </w:rPr>
        <w:t xml:space="preserve">the </w:t>
      </w:r>
      <w:r w:rsidR="005710F3">
        <w:rPr>
          <w:lang w:val="en-US"/>
        </w:rPr>
        <w:t xml:space="preserve">first </w:t>
      </w:r>
      <w:r w:rsidR="008B6B01" w:rsidRPr="00362708">
        <w:rPr>
          <w:lang w:val="en-US"/>
        </w:rPr>
        <w:t>threshold day</w:t>
      </w:r>
      <w:r w:rsidR="00321DAD">
        <w:rPr>
          <w:lang w:val="en-US"/>
        </w:rPr>
        <w:t>.</w:t>
      </w:r>
      <w:r w:rsidR="00E0317A" w:rsidRPr="00362708">
        <w:rPr>
          <w:lang w:val="en-US"/>
        </w:rPr>
        <w:t xml:space="preserve"> </w:t>
      </w:r>
      <w:r w:rsidR="00321DAD">
        <w:rPr>
          <w:lang w:val="en-US"/>
        </w:rPr>
        <w:t>According to the logic of the algorithm,</w:t>
      </w:r>
      <w:r w:rsidR="00E0317A" w:rsidRPr="00362708">
        <w:rPr>
          <w:lang w:val="en-US"/>
        </w:rPr>
        <w:t xml:space="preserve"> </w:t>
      </w:r>
      <w:r w:rsidR="00321DAD">
        <w:rPr>
          <w:lang w:val="en-US"/>
        </w:rPr>
        <w:t>the</w:t>
      </w:r>
      <w:r w:rsidR="00E0317A" w:rsidRPr="00362708">
        <w:rPr>
          <w:lang w:val="en-US"/>
        </w:rPr>
        <w:t xml:space="preserve"> SOS day is equal to the </w:t>
      </w:r>
      <w:r w:rsidR="00321DAD">
        <w:rPr>
          <w:lang w:val="en-US"/>
        </w:rPr>
        <w:t>crossover day</w:t>
      </w:r>
      <w:r w:rsidR="004E4740">
        <w:rPr>
          <w:lang w:val="en-US"/>
        </w:rPr>
        <w:t xml:space="preserve">, since the </w:t>
      </w:r>
      <w:r w:rsidR="00321DAD">
        <w:rPr>
          <w:lang w:val="en-US"/>
        </w:rPr>
        <w:t>threshold</w:t>
      </w:r>
      <w:r w:rsidR="004E4740">
        <w:rPr>
          <w:lang w:val="en-US"/>
        </w:rPr>
        <w:t xml:space="preserve"> day occurs</w:t>
      </w:r>
      <w:r w:rsidR="00321DAD">
        <w:rPr>
          <w:lang w:val="en-US"/>
        </w:rPr>
        <w:t xml:space="preserve"> before the crossover day.</w:t>
      </w:r>
      <w:r w:rsidR="004E4740">
        <w:rPr>
          <w:lang w:val="en-US"/>
        </w:rPr>
        <w:t xml:space="preserve"> </w:t>
      </w:r>
    </w:p>
    <w:p w14:paraId="44EE1390" w14:textId="77777777" w:rsidR="00054549" w:rsidRPr="00362708" w:rsidRDefault="00054549">
      <w:pPr>
        <w:pStyle w:val="Standard"/>
        <w:autoSpaceDE w:val="0"/>
        <w:jc w:val="both"/>
        <w:rPr>
          <w:lang w:val="en-US"/>
        </w:rPr>
      </w:pPr>
    </w:p>
    <w:p w14:paraId="062A0536" w14:textId="401C6233" w:rsidR="0032021E" w:rsidRPr="00362708" w:rsidRDefault="00054549">
      <w:pPr>
        <w:pStyle w:val="Standard"/>
        <w:autoSpaceDE w:val="0"/>
        <w:jc w:val="both"/>
        <w:rPr>
          <w:lang w:val="en-US"/>
        </w:rPr>
      </w:pPr>
      <w:r>
        <w:rPr>
          <w:noProof/>
          <w:lang w:val="en-US" w:eastAsia="zh-CN" w:bidi="ar-SA"/>
        </w:rPr>
        <w:drawing>
          <wp:inline distT="0" distB="0" distL="0" distR="0" wp14:anchorId="1BF00A0F" wp14:editId="15F9792B">
            <wp:extent cx="5325958" cy="396799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png"/>
                    <pic:cNvPicPr/>
                  </pic:nvPicPr>
                  <pic:blipFill>
                    <a:blip r:embed="rId12">
                      <a:extLst>
                        <a:ext uri="{28A0092B-C50C-407E-A947-70E740481C1C}">
                          <a14:useLocalDpi xmlns:a14="http://schemas.microsoft.com/office/drawing/2010/main" val="0"/>
                        </a:ext>
                      </a:extLst>
                    </a:blip>
                    <a:stretch>
                      <a:fillRect/>
                    </a:stretch>
                  </pic:blipFill>
                  <pic:spPr>
                    <a:xfrm>
                      <a:off x="0" y="0"/>
                      <a:ext cx="5325958" cy="3967993"/>
                    </a:xfrm>
                    <a:prstGeom prst="rect">
                      <a:avLst/>
                    </a:prstGeom>
                  </pic:spPr>
                </pic:pic>
              </a:graphicData>
            </a:graphic>
          </wp:inline>
        </w:drawing>
      </w:r>
    </w:p>
    <w:p w14:paraId="15168983" w14:textId="61C81EBF" w:rsidR="0032021E" w:rsidRPr="00362708" w:rsidRDefault="0032021E">
      <w:pPr>
        <w:pStyle w:val="Standard"/>
        <w:autoSpaceDE w:val="0"/>
        <w:jc w:val="both"/>
        <w:rPr>
          <w:lang w:val="en-US"/>
        </w:rPr>
      </w:pPr>
    </w:p>
    <w:p w14:paraId="1CA63677" w14:textId="0C0DCFF2" w:rsidR="0032021E" w:rsidRPr="00F9278B" w:rsidRDefault="001019CF" w:rsidP="00025B43">
      <w:pPr>
        <w:pStyle w:val="Caption"/>
        <w:jc w:val="center"/>
        <w:rPr>
          <w:lang w:val="en-US"/>
        </w:rPr>
      </w:pPr>
      <w:r w:rsidRPr="00025B43">
        <w:rPr>
          <w:i w:val="0"/>
        </w:rPr>
        <w:t>Figure 2.</w:t>
      </w:r>
      <w:r w:rsidR="00E31234">
        <w:rPr>
          <w:i w:val="0"/>
        </w:rPr>
        <w:t xml:space="preserve">10 </w:t>
      </w:r>
      <w:r w:rsidRPr="00025B43">
        <w:rPr>
          <w:i w:val="0"/>
        </w:rPr>
        <w:t>Determination of SOS day</w:t>
      </w:r>
    </w:p>
    <w:p w14:paraId="7F6B55C7" w14:textId="77777777" w:rsidR="0032021E" w:rsidRPr="00362708" w:rsidRDefault="0032021E">
      <w:pPr>
        <w:pStyle w:val="Standard"/>
        <w:autoSpaceDE w:val="0"/>
        <w:jc w:val="both"/>
        <w:rPr>
          <w:lang w:val="en-US"/>
        </w:rPr>
      </w:pPr>
    </w:p>
    <w:p w14:paraId="163C8028" w14:textId="4AE47EDE" w:rsidR="00E0317A" w:rsidRPr="00362708" w:rsidRDefault="0032021E">
      <w:pPr>
        <w:pStyle w:val="Standard"/>
        <w:autoSpaceDE w:val="0"/>
        <w:jc w:val="both"/>
        <w:rPr>
          <w:lang w:val="en-US"/>
        </w:rPr>
      </w:pPr>
      <w:r w:rsidRPr="00362708">
        <w:rPr>
          <w:lang w:val="en-US"/>
        </w:rPr>
        <w:t>Step</w:t>
      </w:r>
      <w:r w:rsidR="00E06CF5" w:rsidRPr="00362708">
        <w:rPr>
          <w:lang w:val="en-US"/>
        </w:rPr>
        <w:t>s</w:t>
      </w:r>
      <w:r w:rsidRPr="00362708">
        <w:rPr>
          <w:lang w:val="en-US"/>
        </w:rPr>
        <w:t xml:space="preserve"> </w:t>
      </w:r>
      <w:r w:rsidR="00E06CF5" w:rsidRPr="00362708">
        <w:rPr>
          <w:lang w:val="en-US"/>
        </w:rPr>
        <w:t xml:space="preserve">6 and 7 </w:t>
      </w:r>
      <w:r w:rsidRPr="00362708">
        <w:rPr>
          <w:lang w:val="en-US"/>
        </w:rPr>
        <w:t xml:space="preserve">determine the EOS day. They </w:t>
      </w:r>
      <w:r w:rsidR="00E06CF5" w:rsidRPr="00362708">
        <w:rPr>
          <w:lang w:val="en-US"/>
        </w:rPr>
        <w:t>follow the similar logic as in s</w:t>
      </w:r>
      <w:r w:rsidRPr="00362708">
        <w:rPr>
          <w:lang w:val="en-US"/>
        </w:rPr>
        <w:t>tep</w:t>
      </w:r>
      <w:r w:rsidR="00E06CF5" w:rsidRPr="00362708">
        <w:rPr>
          <w:lang w:val="en-US"/>
        </w:rPr>
        <w:t>s</w:t>
      </w:r>
      <w:r w:rsidRPr="00362708">
        <w:rPr>
          <w:lang w:val="en-US"/>
        </w:rPr>
        <w:t xml:space="preserve"> 4 and 5. </w:t>
      </w:r>
      <w:r w:rsidR="00B9298B">
        <w:rPr>
          <w:lang w:val="en-US"/>
        </w:rPr>
        <w:t>Figure 2.1</w:t>
      </w:r>
      <w:r w:rsidR="00321DAD">
        <w:rPr>
          <w:lang w:val="en-US"/>
        </w:rPr>
        <w:t>1</w:t>
      </w:r>
      <w:r w:rsidR="00B9298B">
        <w:rPr>
          <w:lang w:val="en-US"/>
        </w:rPr>
        <w:t xml:space="preserve"> illustrates the process of determining the EOS day.</w:t>
      </w:r>
      <w:r w:rsidR="00E0317A" w:rsidRPr="00362708">
        <w:rPr>
          <w:lang w:val="en-US"/>
        </w:rPr>
        <w:t xml:space="preserve"> </w:t>
      </w:r>
      <w:r w:rsidR="00B9298B">
        <w:rPr>
          <w:lang w:val="en-US"/>
        </w:rPr>
        <w:t xml:space="preserve">In this case, </w:t>
      </w:r>
      <w:r w:rsidR="00E0317A" w:rsidRPr="00362708">
        <w:rPr>
          <w:lang w:val="en-US"/>
        </w:rPr>
        <w:t xml:space="preserve">the EOS day is equal to </w:t>
      </w:r>
      <w:r w:rsidR="00321DAD">
        <w:rPr>
          <w:lang w:val="en-US"/>
        </w:rPr>
        <w:t>the crossover</w:t>
      </w:r>
      <w:r w:rsidR="00E0317A" w:rsidRPr="00362708">
        <w:rPr>
          <w:lang w:val="en-US"/>
        </w:rPr>
        <w:t xml:space="preserve"> day</w:t>
      </w:r>
      <w:r w:rsidR="000510C9">
        <w:rPr>
          <w:lang w:val="en-US"/>
        </w:rPr>
        <w:t xml:space="preserve">, because </w:t>
      </w:r>
      <w:r w:rsidR="006263EB">
        <w:rPr>
          <w:lang w:val="en-US"/>
        </w:rPr>
        <w:t>the threshold day is later than crossover day.</w:t>
      </w:r>
      <w:r w:rsidRPr="00362708">
        <w:rPr>
          <w:lang w:val="en-US"/>
        </w:rPr>
        <w:t xml:space="preserve"> </w:t>
      </w:r>
    </w:p>
    <w:p w14:paraId="2A0D4856" w14:textId="77777777" w:rsidR="00E0317A" w:rsidRPr="00362708" w:rsidRDefault="00E0317A">
      <w:pPr>
        <w:pStyle w:val="Standard"/>
        <w:autoSpaceDE w:val="0"/>
        <w:jc w:val="both"/>
        <w:rPr>
          <w:lang w:val="en-US"/>
        </w:rPr>
      </w:pPr>
    </w:p>
    <w:p w14:paraId="5A9CE1DC" w14:textId="77777777" w:rsidR="00E0317A" w:rsidRPr="00362708" w:rsidRDefault="00E0317A">
      <w:pPr>
        <w:pStyle w:val="Standard"/>
        <w:autoSpaceDE w:val="0"/>
        <w:jc w:val="both"/>
        <w:rPr>
          <w:lang w:val="en-US"/>
        </w:rPr>
      </w:pPr>
    </w:p>
    <w:p w14:paraId="4F918DDC" w14:textId="3AE3DDE5" w:rsidR="00E0317A" w:rsidRPr="00362708" w:rsidRDefault="00E31234">
      <w:pPr>
        <w:pStyle w:val="Standard"/>
        <w:autoSpaceDE w:val="0"/>
        <w:jc w:val="both"/>
        <w:rPr>
          <w:lang w:val="en-US"/>
        </w:rPr>
      </w:pPr>
      <w:r>
        <w:rPr>
          <w:noProof/>
          <w:lang w:val="en-US" w:eastAsia="zh-CN" w:bidi="ar-SA"/>
        </w:rPr>
        <w:lastRenderedPageBreak/>
        <w:drawing>
          <wp:inline distT="0" distB="0" distL="0" distR="0" wp14:anchorId="7362BFE8" wp14:editId="120CFF88">
            <wp:extent cx="5795293" cy="463714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s.png"/>
                    <pic:cNvPicPr/>
                  </pic:nvPicPr>
                  <pic:blipFill>
                    <a:blip r:embed="rId13">
                      <a:extLst>
                        <a:ext uri="{28A0092B-C50C-407E-A947-70E740481C1C}">
                          <a14:useLocalDpi xmlns:a14="http://schemas.microsoft.com/office/drawing/2010/main" val="0"/>
                        </a:ext>
                      </a:extLst>
                    </a:blip>
                    <a:stretch>
                      <a:fillRect/>
                    </a:stretch>
                  </pic:blipFill>
                  <pic:spPr>
                    <a:xfrm>
                      <a:off x="0" y="0"/>
                      <a:ext cx="5795293" cy="4637149"/>
                    </a:xfrm>
                    <a:prstGeom prst="rect">
                      <a:avLst/>
                    </a:prstGeom>
                  </pic:spPr>
                </pic:pic>
              </a:graphicData>
            </a:graphic>
          </wp:inline>
        </w:drawing>
      </w:r>
    </w:p>
    <w:p w14:paraId="1DFC2211" w14:textId="77777777" w:rsidR="00E0317A" w:rsidRPr="00362708" w:rsidRDefault="00E0317A">
      <w:pPr>
        <w:pStyle w:val="Standard"/>
        <w:autoSpaceDE w:val="0"/>
        <w:jc w:val="both"/>
        <w:rPr>
          <w:lang w:val="en-US"/>
        </w:rPr>
      </w:pPr>
    </w:p>
    <w:p w14:paraId="6CB3A44A" w14:textId="5481D5A4" w:rsidR="00E0317A" w:rsidRPr="00F9278B" w:rsidRDefault="001019CF" w:rsidP="00025B43">
      <w:pPr>
        <w:pStyle w:val="Caption"/>
        <w:jc w:val="center"/>
        <w:rPr>
          <w:lang w:val="en-US"/>
        </w:rPr>
      </w:pPr>
      <w:r w:rsidRPr="00025B43">
        <w:rPr>
          <w:i w:val="0"/>
        </w:rPr>
        <w:t>Figure 2.</w:t>
      </w:r>
      <w:r w:rsidR="006263EB">
        <w:rPr>
          <w:i w:val="0"/>
        </w:rPr>
        <w:t>11</w:t>
      </w:r>
      <w:r w:rsidRPr="00025B43">
        <w:rPr>
          <w:i w:val="0"/>
        </w:rPr>
        <w:t xml:space="preserve"> Determination of EOS day</w:t>
      </w:r>
    </w:p>
    <w:p w14:paraId="12B330A8" w14:textId="77777777" w:rsidR="00E0317A" w:rsidRPr="00362708" w:rsidRDefault="00E0317A">
      <w:pPr>
        <w:pStyle w:val="Standard"/>
        <w:autoSpaceDE w:val="0"/>
        <w:jc w:val="both"/>
        <w:rPr>
          <w:lang w:val="en-US"/>
        </w:rPr>
      </w:pPr>
    </w:p>
    <w:p w14:paraId="2D61FD7A" w14:textId="272E516A" w:rsidR="00F9278B" w:rsidRPr="00112D85" w:rsidRDefault="00635273" w:rsidP="0069298B">
      <w:pPr>
        <w:pStyle w:val="Standard"/>
        <w:autoSpaceDE w:val="0"/>
        <w:jc w:val="both"/>
        <w:rPr>
          <w:lang w:val="en-US"/>
        </w:rPr>
      </w:pPr>
      <w:r w:rsidRPr="00362708">
        <w:rPr>
          <w:lang w:val="en-US"/>
        </w:rPr>
        <w:tab/>
        <w:t xml:space="preserve">Once </w:t>
      </w:r>
      <w:r w:rsidR="00A72594">
        <w:rPr>
          <w:lang w:val="en-US"/>
        </w:rPr>
        <w:t xml:space="preserve">the </w:t>
      </w:r>
      <w:r w:rsidR="00B9298B">
        <w:rPr>
          <w:lang w:val="en-US"/>
        </w:rPr>
        <w:t>SOS day and EOS day</w:t>
      </w:r>
      <w:r w:rsidR="00A72594">
        <w:rPr>
          <w:lang w:val="en-US"/>
        </w:rPr>
        <w:t xml:space="preserve"> are determined</w:t>
      </w:r>
      <w:r w:rsidR="00B9298B">
        <w:rPr>
          <w:lang w:val="en-US"/>
        </w:rPr>
        <w:t xml:space="preserve">, </w:t>
      </w:r>
      <w:r w:rsidR="006263EB">
        <w:rPr>
          <w:lang w:val="en-US"/>
        </w:rPr>
        <w:t>the last step is</w:t>
      </w:r>
      <w:r w:rsidR="00B9298B">
        <w:rPr>
          <w:lang w:val="en-US"/>
        </w:rPr>
        <w:t xml:space="preserve"> to </w:t>
      </w:r>
      <w:r w:rsidRPr="00362708">
        <w:rPr>
          <w:lang w:val="en-US"/>
        </w:rPr>
        <w:t xml:space="preserve">calculate the </w:t>
      </w:r>
      <w:r w:rsidR="00B9298B">
        <w:rPr>
          <w:lang w:val="en-US"/>
        </w:rPr>
        <w:t xml:space="preserve">other metrics such as the </w:t>
      </w:r>
      <w:r w:rsidRPr="00362708">
        <w:rPr>
          <w:lang w:val="en-US"/>
        </w:rPr>
        <w:t xml:space="preserve">maximum NDVI day and its NDVI value, up and down slope rates, and </w:t>
      </w:r>
      <w:r w:rsidR="00B9298B">
        <w:rPr>
          <w:lang w:val="en-US"/>
        </w:rPr>
        <w:t xml:space="preserve">the </w:t>
      </w:r>
      <w:r w:rsidRPr="00362708">
        <w:rPr>
          <w:lang w:val="en-US"/>
        </w:rPr>
        <w:t xml:space="preserve">integrated NDVI-day value. </w:t>
      </w:r>
    </w:p>
    <w:p w14:paraId="2461B815" w14:textId="14BEE6A1" w:rsidR="00F9278B" w:rsidRDefault="00F9278B" w:rsidP="00025B43">
      <w:pPr>
        <w:pStyle w:val="Standard"/>
        <w:autoSpaceDE w:val="0"/>
        <w:rPr>
          <w:lang w:val="en-US"/>
        </w:rPr>
      </w:pPr>
    </w:p>
    <w:p w14:paraId="53DFC436" w14:textId="77777777" w:rsidR="00F9278B" w:rsidRDefault="00F9278B" w:rsidP="00025B43">
      <w:pPr>
        <w:pStyle w:val="Standard"/>
        <w:autoSpaceDE w:val="0"/>
        <w:rPr>
          <w:lang w:val="en-US"/>
        </w:rPr>
      </w:pPr>
    </w:p>
    <w:p w14:paraId="4A772981" w14:textId="0AC94701" w:rsidR="00012ED8" w:rsidRDefault="00012ED8">
      <w:pPr>
        <w:suppressAutoHyphens w:val="0"/>
      </w:pPr>
      <w:r>
        <w:br w:type="page"/>
      </w:r>
    </w:p>
    <w:p w14:paraId="72511DB6" w14:textId="77777777" w:rsidR="00F9278B" w:rsidRDefault="00F9278B" w:rsidP="00025B43">
      <w:pPr>
        <w:pStyle w:val="Standard"/>
        <w:autoSpaceDE w:val="0"/>
        <w:rPr>
          <w:lang w:val="en-US"/>
        </w:rPr>
      </w:pPr>
    </w:p>
    <w:p w14:paraId="58800431" w14:textId="77777777" w:rsidR="00F9278B" w:rsidRDefault="00F9278B" w:rsidP="00025B43">
      <w:pPr>
        <w:pStyle w:val="Standard"/>
        <w:autoSpaceDE w:val="0"/>
        <w:rPr>
          <w:lang w:val="en-US"/>
        </w:rPr>
      </w:pPr>
    </w:p>
    <w:p w14:paraId="422DACD5" w14:textId="66EF371E" w:rsidR="00F9278B" w:rsidRDefault="00F9278B" w:rsidP="00025B43">
      <w:pPr>
        <w:pStyle w:val="Standard"/>
        <w:autoSpaceDE w:val="0"/>
        <w:rPr>
          <w:lang w:val="en-US"/>
        </w:rPr>
      </w:pPr>
      <w:r>
        <w:rPr>
          <w:lang w:val="en-US"/>
        </w:rPr>
        <w:t xml:space="preserve">Appendix </w:t>
      </w:r>
      <w:proofErr w:type="gramStart"/>
      <w:r w:rsidR="00946EFD">
        <w:rPr>
          <w:lang w:val="en-US"/>
        </w:rPr>
        <w:t>A</w:t>
      </w:r>
      <w:r>
        <w:rPr>
          <w:lang w:val="en-US"/>
        </w:rPr>
        <w:t xml:space="preserve">  </w:t>
      </w:r>
      <w:r w:rsidR="00946EFD">
        <w:rPr>
          <w:lang w:val="en-US"/>
        </w:rPr>
        <w:t>List</w:t>
      </w:r>
      <w:proofErr w:type="gramEnd"/>
      <w:r w:rsidR="00946EFD">
        <w:rPr>
          <w:lang w:val="en-US"/>
        </w:rPr>
        <w:t xml:space="preserve"> of programs in the</w:t>
      </w:r>
      <w:r>
        <w:rPr>
          <w:lang w:val="en-US"/>
        </w:rPr>
        <w:t xml:space="preserve"> </w:t>
      </w:r>
      <w:r w:rsidR="00946EFD">
        <w:rPr>
          <w:lang w:val="en-US"/>
        </w:rPr>
        <w:t xml:space="preserve">AVHRR-derived </w:t>
      </w:r>
      <w:r>
        <w:rPr>
          <w:lang w:val="en-US"/>
        </w:rPr>
        <w:t>NDVI metrics Algorithm</w:t>
      </w:r>
    </w:p>
    <w:p w14:paraId="3A1B4399" w14:textId="5B186F1D" w:rsidR="00F9278B" w:rsidRPr="00F9278B" w:rsidRDefault="00F9278B" w:rsidP="00F9278B">
      <w:pPr>
        <w:widowControl/>
        <w:suppressAutoHyphens w:val="0"/>
        <w:autoSpaceDN/>
        <w:textAlignment w:val="auto"/>
        <w:rPr>
          <w:rFonts w:ascii="Courier New" w:eastAsiaTheme="minorEastAsia" w:hAnsi="Courier New" w:cs="Courier New"/>
          <w:kern w:val="0"/>
          <w:sz w:val="21"/>
          <w:szCs w:val="21"/>
          <w:lang w:eastAsia="zh-CN" w:bidi="ar-SA"/>
        </w:rPr>
      </w:pPr>
    </w:p>
    <w:p w14:paraId="4EF74E24" w14:textId="0B04F952" w:rsidR="00946EFD" w:rsidRPr="00025B43" w:rsidRDefault="00946EFD" w:rsidP="00946EFD">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1</w:t>
      </w:r>
      <w:r w:rsidRPr="00025B43">
        <w:rPr>
          <w:rFonts w:eastAsiaTheme="minorEastAsia" w:cs="Times New Roman"/>
          <w:kern w:val="0"/>
          <w:lang w:eastAsia="zh-CN" w:bidi="ar-SA"/>
        </w:rPr>
        <w:t xml:space="preserve"> </w:t>
      </w:r>
      <w:r w:rsidR="00FE5D94">
        <w:rPr>
          <w:rFonts w:eastAsiaTheme="minorEastAsia" w:cs="Times New Roman"/>
          <w:kern w:val="0"/>
          <w:lang w:eastAsia="zh-CN" w:bidi="ar-SA"/>
        </w:rPr>
        <w:t>avhrr</w:t>
      </w:r>
      <w:r>
        <w:rPr>
          <w:rFonts w:eastAsiaTheme="minorEastAsia" w:cs="Times New Roman"/>
          <w:kern w:val="0"/>
          <w:lang w:eastAsia="zh-CN" w:bidi="ar-SA"/>
        </w:rPr>
        <w:t>_</w:t>
      </w:r>
      <w:r w:rsidR="00FE5D94">
        <w:rPr>
          <w:rFonts w:eastAsiaTheme="minorEastAsia" w:cs="Times New Roman"/>
          <w:kern w:val="0"/>
          <w:lang w:eastAsia="zh-CN" w:bidi="ar-SA"/>
        </w:rPr>
        <w:t>stack</w:t>
      </w:r>
      <w:r>
        <w:rPr>
          <w:rFonts w:eastAsiaTheme="minorEastAsia" w:cs="Times New Roman"/>
          <w:kern w:val="0"/>
          <w:lang w:eastAsia="zh-CN" w:bidi="ar-SA"/>
        </w:rPr>
        <w:t>_</w:t>
      </w:r>
      <w:r w:rsidR="00FE5D94">
        <w:rPr>
          <w:rFonts w:eastAsiaTheme="minorEastAsia" w:cs="Times New Roman"/>
          <w:kern w:val="0"/>
          <w:lang w:eastAsia="zh-CN" w:bidi="ar-SA"/>
        </w:rPr>
        <w:t>oneyear_data</w:t>
      </w:r>
      <w:r>
        <w:rPr>
          <w:rFonts w:eastAsiaTheme="minorEastAsia" w:cs="Times New Roman"/>
          <w:kern w:val="0"/>
          <w:lang w:eastAsia="zh-CN" w:bidi="ar-SA"/>
        </w:rPr>
        <w:t>.pro</w:t>
      </w:r>
    </w:p>
    <w:p w14:paraId="007DA8A1" w14:textId="1A2AFE18" w:rsidR="00946EFD" w:rsidRPr="00025B43" w:rsidRDefault="00946EFD" w:rsidP="00946EFD">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1</w:t>
      </w:r>
      <w:r w:rsidRPr="00025B43">
        <w:rPr>
          <w:rFonts w:eastAsiaTheme="minorEastAsia" w:cs="Times New Roman"/>
          <w:kern w:val="0"/>
          <w:lang w:eastAsia="zh-CN" w:bidi="ar-SA"/>
        </w:rPr>
        <w:t>.1</w:t>
      </w:r>
      <w:r w:rsidR="008841FE">
        <w:rPr>
          <w:rFonts w:eastAsiaTheme="minorEastAsia" w:cs="Times New Roman"/>
          <w:kern w:val="0"/>
          <w:lang w:eastAsia="zh-CN" w:bidi="ar-SA"/>
        </w:rPr>
        <w:t xml:space="preserve"> </w:t>
      </w:r>
      <w:r w:rsidRPr="00025B43">
        <w:rPr>
          <w:rFonts w:eastAsiaTheme="minorEastAsia" w:cs="Times New Roman"/>
          <w:kern w:val="0"/>
          <w:lang w:eastAsia="zh-CN" w:bidi="ar-SA"/>
        </w:rPr>
        <w:t>start_batch</w:t>
      </w:r>
      <w:r>
        <w:rPr>
          <w:rFonts w:eastAsiaTheme="minorEastAsia" w:cs="Times New Roman"/>
          <w:kern w:val="0"/>
          <w:lang w:eastAsia="zh-CN" w:bidi="ar-SA"/>
        </w:rPr>
        <w:t>.pro</w:t>
      </w:r>
      <w:proofErr w:type="gramEnd"/>
    </w:p>
    <w:p w14:paraId="6FBACB07" w14:textId="4A85883B" w:rsidR="00946EFD" w:rsidRPr="00025B43" w:rsidRDefault="00946EFD" w:rsidP="00946EFD">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1.2</w:t>
      </w:r>
      <w:r w:rsidR="008841FE">
        <w:rPr>
          <w:rFonts w:eastAsiaTheme="minorEastAsia" w:cs="Times New Roman"/>
          <w:kern w:val="0"/>
          <w:lang w:eastAsia="zh-CN" w:bidi="ar-SA"/>
        </w:rPr>
        <w:t xml:space="preserve"> </w:t>
      </w:r>
      <w:r>
        <w:rPr>
          <w:rFonts w:eastAsiaTheme="minorEastAsia" w:cs="Times New Roman"/>
          <w:kern w:val="0"/>
          <w:lang w:eastAsia="zh-CN" w:bidi="ar-SA"/>
        </w:rPr>
        <w:t>read_ndvi.pro</w:t>
      </w:r>
      <w:proofErr w:type="gramEnd"/>
    </w:p>
    <w:p w14:paraId="6C0BC1A1" w14:textId="3D38E4AD" w:rsidR="00946EFD" w:rsidRPr="008F2060" w:rsidRDefault="00946EFD" w:rsidP="00946EFD">
      <w:pPr>
        <w:pStyle w:val="Standard"/>
        <w:autoSpaceDE w:val="0"/>
        <w:rPr>
          <w:rFonts w:cs="Times New Roman"/>
          <w:lang w:val="en-US"/>
        </w:rPr>
      </w:pPr>
      <w:r>
        <w:rPr>
          <w:rFonts w:eastAsiaTheme="minorEastAsia" w:cs="Times New Roman"/>
          <w:kern w:val="0"/>
          <w:lang w:val="en-US" w:eastAsia="zh-CN" w:bidi="ar-SA"/>
        </w:rPr>
        <w:t xml:space="preserve">1.2.1 </w:t>
      </w:r>
      <w:proofErr w:type="gramStart"/>
      <w:r>
        <w:rPr>
          <w:rFonts w:eastAsiaTheme="minorEastAsia" w:cs="Times New Roman"/>
          <w:kern w:val="0"/>
          <w:lang w:val="en-US" w:eastAsia="zh-CN" w:bidi="ar-SA"/>
        </w:rPr>
        <w:t>subset.pro</w:t>
      </w:r>
      <w:proofErr w:type="gramEnd"/>
    </w:p>
    <w:p w14:paraId="42FD2A1C" w14:textId="77777777" w:rsidR="00F9278B" w:rsidRPr="00F9278B" w:rsidRDefault="00F9278B" w:rsidP="00F9278B">
      <w:pPr>
        <w:widowControl/>
        <w:suppressAutoHyphens w:val="0"/>
        <w:autoSpaceDN/>
        <w:textAlignment w:val="auto"/>
        <w:rPr>
          <w:rFonts w:ascii="Courier New" w:eastAsiaTheme="minorEastAsia" w:hAnsi="Courier New" w:cs="Courier New"/>
          <w:kern w:val="0"/>
          <w:sz w:val="21"/>
          <w:szCs w:val="21"/>
          <w:lang w:eastAsia="zh-CN" w:bidi="ar-SA"/>
        </w:rPr>
      </w:pPr>
    </w:p>
    <w:p w14:paraId="054552BC" w14:textId="66F96B1C"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 xml:space="preserve">, </w:t>
      </w:r>
      <w:r w:rsidR="00FE5D94">
        <w:rPr>
          <w:rFonts w:eastAsiaTheme="minorEastAsia" w:cs="Times New Roman"/>
          <w:kern w:val="0"/>
          <w:lang w:eastAsia="zh-CN" w:bidi="ar-SA"/>
        </w:rPr>
        <w:t>avhrr</w:t>
      </w:r>
      <w:r w:rsidR="00F9278B" w:rsidRPr="00025B43">
        <w:rPr>
          <w:rFonts w:eastAsiaTheme="minorEastAsia" w:cs="Times New Roman"/>
          <w:kern w:val="0"/>
          <w:lang w:eastAsia="zh-CN" w:bidi="ar-SA"/>
        </w:rPr>
        <w:t>_c</w:t>
      </w:r>
      <w:r w:rsidR="00C054F2">
        <w:rPr>
          <w:rFonts w:eastAsiaTheme="minorEastAsia" w:cs="Times New Roman"/>
          <w:kern w:val="0"/>
          <w:lang w:eastAsia="zh-CN" w:bidi="ar-SA"/>
        </w:rPr>
        <w:t>alculate_</w:t>
      </w:r>
      <w:r w:rsidR="00FE5D94">
        <w:rPr>
          <w:rFonts w:eastAsiaTheme="minorEastAsia" w:cs="Times New Roman"/>
          <w:kern w:val="0"/>
          <w:lang w:eastAsia="zh-CN" w:bidi="ar-SA"/>
        </w:rPr>
        <w:t>ndvi_</w:t>
      </w:r>
      <w:r w:rsidR="00C054F2">
        <w:rPr>
          <w:rFonts w:eastAsiaTheme="minorEastAsia" w:cs="Times New Roman"/>
          <w:kern w:val="0"/>
          <w:lang w:eastAsia="zh-CN" w:bidi="ar-SA"/>
        </w:rPr>
        <w:t>metrics_tile.pro</w:t>
      </w:r>
    </w:p>
    <w:p w14:paraId="0A681358" w14:textId="098EF368"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.1, start_batch.pro</w:t>
      </w:r>
    </w:p>
    <w:p w14:paraId="7BC13464" w14:textId="7F979CFB"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sidRPr="00025B43">
        <w:rPr>
          <w:rFonts w:eastAsiaTheme="minorEastAsia" w:cs="Times New Roman"/>
          <w:kern w:val="0"/>
          <w:lang w:eastAsia="zh-CN" w:bidi="ar-SA"/>
        </w:rPr>
        <w:t>.2,</w:t>
      </w:r>
      <w:r w:rsidR="00C054F2">
        <w:rPr>
          <w:rFonts w:eastAsiaTheme="minorEastAsia" w:cs="Times New Roman"/>
          <w:kern w:val="0"/>
          <w:lang w:eastAsia="zh-CN" w:bidi="ar-SA"/>
        </w:rPr>
        <w:t xml:space="preserve"> </w:t>
      </w:r>
      <w:r w:rsidR="00FE5D94">
        <w:rPr>
          <w:rFonts w:eastAsiaTheme="minorEastAsia" w:cs="Times New Roman"/>
          <w:kern w:val="0"/>
          <w:lang w:eastAsia="zh-CN" w:bidi="ar-SA"/>
        </w:rPr>
        <w:t>avhrr_</w:t>
      </w:r>
      <w:r w:rsidR="00F9278B" w:rsidRPr="00025B43">
        <w:rPr>
          <w:rFonts w:eastAsiaTheme="minorEastAsia" w:cs="Times New Roman"/>
          <w:kern w:val="0"/>
          <w:lang w:eastAsia="zh-CN" w:bidi="ar-SA"/>
        </w:rPr>
        <w:t>time</w:t>
      </w:r>
      <w:r w:rsidR="00C054F2">
        <w:rPr>
          <w:rFonts w:eastAsiaTheme="minorEastAsia" w:cs="Times New Roman"/>
          <w:kern w:val="0"/>
          <w:lang w:eastAsia="zh-CN" w:bidi="ar-SA"/>
        </w:rPr>
        <w:t>_series_proces</w:t>
      </w:r>
      <w:r w:rsidR="00FE5D94">
        <w:rPr>
          <w:rFonts w:eastAsiaTheme="minorEastAsia" w:cs="Times New Roman"/>
          <w:kern w:val="0"/>
          <w:lang w:eastAsia="zh-CN" w:bidi="ar-SA"/>
        </w:rPr>
        <w:t>s</w:t>
      </w:r>
      <w:r w:rsidR="00C054F2">
        <w:rPr>
          <w:rFonts w:eastAsiaTheme="minorEastAsia" w:cs="Times New Roman"/>
          <w:kern w:val="0"/>
          <w:lang w:eastAsia="zh-CN" w:bidi="ar-SA"/>
        </w:rPr>
        <w:t>.pro</w:t>
      </w:r>
    </w:p>
    <w:p w14:paraId="34A46058" w14:textId="57090061"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 xml:space="preserve">.2.1, </w:t>
      </w:r>
      <w:r w:rsidR="00FE5D94">
        <w:rPr>
          <w:rFonts w:eastAsiaTheme="minorEastAsia" w:cs="Times New Roman"/>
          <w:kern w:val="0"/>
          <w:lang w:eastAsia="zh-CN" w:bidi="ar-SA"/>
        </w:rPr>
        <w:t>avhrr_</w:t>
      </w:r>
      <w:r w:rsidR="00F9278B" w:rsidRPr="00025B43">
        <w:rPr>
          <w:rFonts w:eastAsiaTheme="minorEastAsia" w:cs="Times New Roman"/>
          <w:kern w:val="0"/>
          <w:lang w:eastAsia="zh-CN" w:bidi="ar-SA"/>
        </w:rPr>
        <w:t>inte</w:t>
      </w:r>
      <w:r w:rsidR="00C054F2">
        <w:rPr>
          <w:rFonts w:eastAsiaTheme="minorEastAsia" w:cs="Times New Roman"/>
          <w:kern w:val="0"/>
          <w:lang w:eastAsia="zh-CN" w:bidi="ar-SA"/>
        </w:rPr>
        <w:t>r</w:t>
      </w:r>
      <w:r w:rsidR="00F9278B" w:rsidRPr="00025B43">
        <w:rPr>
          <w:rFonts w:eastAsiaTheme="minorEastAsia" w:cs="Times New Roman"/>
          <w:kern w:val="0"/>
          <w:lang w:eastAsia="zh-CN" w:bidi="ar-SA"/>
        </w:rPr>
        <w:t>pol_extension_1</w:t>
      </w:r>
      <w:r w:rsidR="00C054F2">
        <w:rPr>
          <w:rFonts w:eastAsiaTheme="minorEastAsia" w:cs="Times New Roman"/>
          <w:kern w:val="0"/>
          <w:lang w:eastAsia="zh-CN" w:bidi="ar-SA"/>
        </w:rPr>
        <w:t>y</w:t>
      </w:r>
      <w:r w:rsidR="00FE5D94">
        <w:rPr>
          <w:rFonts w:eastAsiaTheme="minorEastAsia" w:cs="Times New Roman"/>
          <w:kern w:val="0"/>
          <w:lang w:eastAsia="zh-CN" w:bidi="ar-SA"/>
        </w:rPr>
        <w:t>r</w:t>
      </w:r>
      <w:r w:rsidR="00C054F2">
        <w:rPr>
          <w:rFonts w:eastAsiaTheme="minorEastAsia" w:cs="Times New Roman"/>
          <w:kern w:val="0"/>
          <w:lang w:eastAsia="zh-CN" w:bidi="ar-SA"/>
        </w:rPr>
        <w:t>.pro</w:t>
      </w:r>
    </w:p>
    <w:p w14:paraId="1820D072" w14:textId="0F605CC9" w:rsidR="00E25130"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E25130">
        <w:rPr>
          <w:rFonts w:eastAsiaTheme="minorEastAsia" w:cs="Times New Roman"/>
          <w:kern w:val="0"/>
          <w:lang w:eastAsia="zh-CN" w:bidi="ar-SA"/>
        </w:rPr>
        <w:t xml:space="preserve">.2.1.1 </w:t>
      </w:r>
      <w:proofErr w:type="gramStart"/>
      <w:r w:rsidR="00E25130">
        <w:rPr>
          <w:rFonts w:eastAsiaTheme="minorEastAsia" w:cs="Times New Roman"/>
          <w:kern w:val="0"/>
          <w:lang w:eastAsia="zh-CN" w:bidi="ar-SA"/>
        </w:rPr>
        <w:t>cutoff_interp</w:t>
      </w:r>
      <w:proofErr w:type="gramEnd"/>
      <w:del w:id="495" w:author="jiang" w:date="2014-02-14T10:29:00Z">
        <w:r w:rsidR="00FE5D94" w:rsidDel="00D11C6B">
          <w:rPr>
            <w:rFonts w:eastAsiaTheme="minorEastAsia" w:cs="Times New Roman"/>
            <w:kern w:val="0"/>
            <w:lang w:eastAsia="zh-CN" w:bidi="ar-SA"/>
          </w:rPr>
          <w:delText>_v4</w:delText>
        </w:r>
      </w:del>
      <w:r w:rsidR="00E25130">
        <w:rPr>
          <w:rFonts w:eastAsiaTheme="minorEastAsia" w:cs="Times New Roman"/>
          <w:kern w:val="0"/>
          <w:lang w:eastAsia="zh-CN" w:bidi="ar-SA"/>
        </w:rPr>
        <w:t>.pro</w:t>
      </w:r>
    </w:p>
    <w:p w14:paraId="0FB07D17" w14:textId="6F68B6CA" w:rsidR="00FE5D94" w:rsidRDefault="00FE5D94"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 xml:space="preserve">2.2.1.1.1 </w:t>
      </w:r>
      <w:proofErr w:type="gramStart"/>
      <w:r>
        <w:rPr>
          <w:rFonts w:eastAsiaTheme="minorEastAsia" w:cs="Times New Roman"/>
          <w:kern w:val="0"/>
          <w:lang w:eastAsia="zh-CN" w:bidi="ar-SA"/>
        </w:rPr>
        <w:t>interpol_line100b</w:t>
      </w:r>
      <w:proofErr w:type="gramEnd"/>
      <w:del w:id="496" w:author="jiang" w:date="2014-02-14T10:29:00Z">
        <w:r w:rsidDel="00D11C6B">
          <w:rPr>
            <w:rFonts w:eastAsiaTheme="minorEastAsia" w:cs="Times New Roman"/>
            <w:kern w:val="0"/>
            <w:lang w:eastAsia="zh-CN" w:bidi="ar-SA"/>
          </w:rPr>
          <w:delText>_v4</w:delText>
        </w:r>
      </w:del>
      <w:r>
        <w:rPr>
          <w:rFonts w:eastAsiaTheme="minorEastAsia" w:cs="Times New Roman"/>
          <w:kern w:val="0"/>
          <w:lang w:eastAsia="zh-CN" w:bidi="ar-SA"/>
        </w:rPr>
        <w:t>.pro</w:t>
      </w:r>
    </w:p>
    <w:p w14:paraId="597D7434" w14:textId="32795CC3" w:rsidR="00C054F2" w:rsidRDefault="00946EFD" w:rsidP="00F9278B">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2</w:t>
      </w:r>
      <w:r w:rsidR="00E25130">
        <w:rPr>
          <w:rFonts w:eastAsiaTheme="minorEastAsia" w:cs="Times New Roman"/>
          <w:kern w:val="0"/>
          <w:lang w:eastAsia="zh-CN" w:bidi="ar-SA"/>
        </w:rPr>
        <w:t>.2.1.1.</w:t>
      </w:r>
      <w:r w:rsidR="00FE5D94">
        <w:rPr>
          <w:rFonts w:eastAsiaTheme="minorEastAsia" w:cs="Times New Roman"/>
          <w:kern w:val="0"/>
          <w:lang w:eastAsia="zh-CN" w:bidi="ar-SA"/>
        </w:rPr>
        <w:t xml:space="preserve">2 </w:t>
      </w:r>
      <w:r w:rsidR="00F9278B" w:rsidRPr="00025B43">
        <w:rPr>
          <w:rFonts w:eastAsiaTheme="minorEastAsia" w:cs="Times New Roman"/>
          <w:kern w:val="0"/>
          <w:lang w:eastAsia="zh-CN" w:bidi="ar-SA"/>
        </w:rPr>
        <w:t xml:space="preserve"> filter</w:t>
      </w:r>
      <w:proofErr w:type="gramEnd"/>
      <w:r w:rsidR="00F9278B" w:rsidRPr="00025B43">
        <w:rPr>
          <w:rFonts w:eastAsiaTheme="minorEastAsia" w:cs="Times New Roman"/>
          <w:kern w:val="0"/>
          <w:lang w:eastAsia="zh-CN" w:bidi="ar-SA"/>
        </w:rPr>
        <w:t>_2</w:t>
      </w:r>
      <w:r w:rsidR="00C054F2">
        <w:rPr>
          <w:rFonts w:eastAsiaTheme="minorEastAsia" w:cs="Times New Roman"/>
          <w:kern w:val="0"/>
          <w:lang w:eastAsia="zh-CN" w:bidi="ar-SA"/>
        </w:rPr>
        <w:t>odd.pro</w:t>
      </w:r>
    </w:p>
    <w:p w14:paraId="5141D780" w14:textId="159E72E7" w:rsidR="00F9278B" w:rsidRPr="00025B43" w:rsidRDefault="00946EFD" w:rsidP="00F9278B">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2</w:t>
      </w:r>
      <w:r w:rsidR="00F9278B" w:rsidRPr="00025B43">
        <w:rPr>
          <w:rFonts w:eastAsiaTheme="minorEastAsia" w:cs="Times New Roman"/>
          <w:kern w:val="0"/>
          <w:lang w:eastAsia="zh-CN" w:bidi="ar-SA"/>
        </w:rPr>
        <w:t>.2.2</w:t>
      </w:r>
      <w:r>
        <w:rPr>
          <w:rFonts w:eastAsiaTheme="minorEastAsia" w:cs="Times New Roman"/>
          <w:kern w:val="0"/>
          <w:lang w:eastAsia="zh-CN" w:bidi="ar-SA"/>
        </w:rPr>
        <w:t xml:space="preserve"> </w:t>
      </w:r>
      <w:r w:rsidR="00F9278B" w:rsidRPr="00025B43">
        <w:rPr>
          <w:rFonts w:eastAsiaTheme="minorEastAsia" w:cs="Times New Roman"/>
          <w:kern w:val="0"/>
          <w:lang w:eastAsia="zh-CN" w:bidi="ar-SA"/>
        </w:rPr>
        <w:t xml:space="preserve"> wls</w:t>
      </w:r>
      <w:proofErr w:type="gramEnd"/>
      <w:r w:rsidR="00F9278B" w:rsidRPr="00025B43">
        <w:rPr>
          <w:rFonts w:eastAsiaTheme="minorEastAsia" w:cs="Times New Roman"/>
          <w:kern w:val="0"/>
          <w:lang w:eastAsia="zh-CN" w:bidi="ar-SA"/>
        </w:rPr>
        <w:t>_s</w:t>
      </w:r>
      <w:r w:rsidR="00C054F2">
        <w:rPr>
          <w:rFonts w:eastAsiaTheme="minorEastAsia" w:cs="Times New Roman"/>
          <w:kern w:val="0"/>
          <w:lang w:eastAsia="zh-CN" w:bidi="ar-SA"/>
        </w:rPr>
        <w:t>mooth.pro</w:t>
      </w:r>
    </w:p>
    <w:p w14:paraId="0881D078" w14:textId="1520CFE5"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w:t>
      </w:r>
      <w:r>
        <w:rPr>
          <w:rFonts w:eastAsiaTheme="minorEastAsia" w:cs="Times New Roman"/>
          <w:kern w:val="0"/>
          <w:lang w:eastAsia="zh-CN" w:bidi="ar-SA"/>
        </w:rPr>
        <w:t xml:space="preserve"> </w:t>
      </w:r>
      <w:proofErr w:type="gramStart"/>
      <w:r w:rsidR="00FE5D94">
        <w:rPr>
          <w:rFonts w:eastAsiaTheme="minorEastAsia" w:cs="Times New Roman"/>
          <w:kern w:val="0"/>
          <w:lang w:eastAsia="zh-CN" w:bidi="ar-SA"/>
        </w:rPr>
        <w:t>avhrr_</w:t>
      </w:r>
      <w:r w:rsidR="00F9278B" w:rsidRPr="00025B43">
        <w:rPr>
          <w:rFonts w:eastAsiaTheme="minorEastAsia" w:cs="Times New Roman"/>
          <w:kern w:val="0"/>
          <w:lang w:eastAsia="zh-CN" w:bidi="ar-SA"/>
        </w:rPr>
        <w:t>user_metrics_by1yr</w:t>
      </w:r>
      <w:r w:rsidR="00C054F2">
        <w:rPr>
          <w:rFonts w:eastAsiaTheme="minorEastAsia" w:cs="Times New Roman"/>
          <w:kern w:val="0"/>
          <w:lang w:eastAsia="zh-CN" w:bidi="ar-SA"/>
        </w:rPr>
        <w:t>.pro</w:t>
      </w:r>
      <w:proofErr w:type="gramEnd"/>
    </w:p>
    <w:p w14:paraId="3A744724" w14:textId="55239863"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w:t>
      </w:r>
      <w:r>
        <w:rPr>
          <w:rFonts w:eastAsiaTheme="minorEastAsia" w:cs="Times New Roman"/>
          <w:kern w:val="0"/>
          <w:lang w:eastAsia="zh-CN" w:bidi="ar-SA"/>
        </w:rPr>
        <w:t xml:space="preserve"> </w:t>
      </w:r>
      <w:r w:rsidR="006B31A7">
        <w:rPr>
          <w:rFonts w:eastAsiaTheme="minorEastAsia" w:cs="Times New Roman"/>
          <w:kern w:val="0"/>
          <w:lang w:eastAsia="zh-CN" w:bidi="ar-SA"/>
        </w:rPr>
        <w:t>C</w:t>
      </w:r>
      <w:r w:rsidR="00F9278B" w:rsidRPr="00025B43">
        <w:rPr>
          <w:rFonts w:eastAsiaTheme="minorEastAsia" w:cs="Times New Roman"/>
          <w:kern w:val="0"/>
          <w:lang w:eastAsia="zh-CN" w:bidi="ar-SA"/>
        </w:rPr>
        <w:t>omputeMetrics_by1yr</w:t>
      </w:r>
      <w:r w:rsidR="00C054F2">
        <w:rPr>
          <w:rFonts w:eastAsiaTheme="minorEastAsia" w:cs="Times New Roman"/>
          <w:kern w:val="0"/>
          <w:lang w:eastAsia="zh-CN" w:bidi="ar-SA"/>
        </w:rPr>
        <w:t>.pro</w:t>
      </w:r>
    </w:p>
    <w:p w14:paraId="58FB393D" w14:textId="5199FA29"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w:t>
      </w:r>
      <w:r w:rsidR="00C054F2">
        <w:rPr>
          <w:rFonts w:eastAsiaTheme="minorEastAsia" w:cs="Times New Roman"/>
          <w:kern w:val="0"/>
          <w:lang w:eastAsia="zh-CN" w:bidi="ar-SA"/>
        </w:rPr>
        <w:t>.3.1.1 GetForwardMA.pro</w:t>
      </w:r>
    </w:p>
    <w:p w14:paraId="43D4D151" w14:textId="1B1EDBD3" w:rsidR="00C054F2"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.2.3.1.2 GetBackwardMA.pro</w:t>
      </w:r>
    </w:p>
    <w:p w14:paraId="0A5AF750" w14:textId="09E3FAD5"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.2.3.1.3 GetCrossOv</w:t>
      </w:r>
      <w:r w:rsidR="00C054F2">
        <w:rPr>
          <w:rFonts w:eastAsiaTheme="minorEastAsia" w:cs="Times New Roman"/>
          <w:kern w:val="0"/>
          <w:lang w:eastAsia="zh-CN" w:bidi="ar-SA"/>
        </w:rPr>
        <w:t>er_percentage_extremeslope.pro</w:t>
      </w:r>
      <w:r w:rsidR="00F9278B" w:rsidRPr="00025B43">
        <w:rPr>
          <w:rFonts w:eastAsiaTheme="minorEastAsia" w:cs="Times New Roman"/>
          <w:kern w:val="0"/>
          <w:lang w:eastAsia="zh-CN" w:bidi="ar-SA"/>
        </w:rPr>
        <w:t xml:space="preserve"> </w:t>
      </w:r>
    </w:p>
    <w:p w14:paraId="5ECE6CCF" w14:textId="0A1A744E"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.2.3.1.4 GetSOS.pro</w:t>
      </w:r>
    </w:p>
    <w:p w14:paraId="6E4EE191" w14:textId="33EC8D48" w:rsidR="00C054F2"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.2.3.1.5 GetEOS.pro</w:t>
      </w:r>
      <w:r w:rsidR="00F9278B" w:rsidRPr="00025B43">
        <w:rPr>
          <w:rFonts w:eastAsiaTheme="minorEastAsia" w:cs="Times New Roman"/>
          <w:kern w:val="0"/>
          <w:lang w:eastAsia="zh-CN" w:bidi="ar-SA"/>
        </w:rPr>
        <w:t xml:space="preserve"> </w:t>
      </w:r>
    </w:p>
    <w:p w14:paraId="2B0CEDB6" w14:textId="14F4DECC"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.2.3.1.6 GetMaxNDV</w:t>
      </w:r>
      <w:r w:rsidR="00C054F2">
        <w:rPr>
          <w:rFonts w:eastAsiaTheme="minorEastAsia" w:cs="Times New Roman"/>
          <w:kern w:val="0"/>
          <w:lang w:eastAsia="zh-CN" w:bidi="ar-SA"/>
        </w:rPr>
        <w:t>I.pro</w:t>
      </w:r>
    </w:p>
    <w:p w14:paraId="2A082D0B" w14:textId="1113F135"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.2.3.1.7 GetTotNDVI.pro</w:t>
      </w:r>
    </w:p>
    <w:p w14:paraId="37B0DB49" w14:textId="45194177" w:rsidR="00C054F2"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.2.3.1.8 GetNDVItoDat</w:t>
      </w:r>
      <w:r w:rsidR="00C054F2">
        <w:rPr>
          <w:rFonts w:eastAsiaTheme="minorEastAsia" w:cs="Times New Roman"/>
          <w:kern w:val="0"/>
          <w:lang w:eastAsia="zh-CN" w:bidi="ar-SA"/>
        </w:rPr>
        <w:t>e.pro</w:t>
      </w:r>
    </w:p>
    <w:p w14:paraId="765EF024" w14:textId="74F14972"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.2.3.1.9 GetSlope.pro</w:t>
      </w:r>
    </w:p>
    <w:p w14:paraId="332F9E0C" w14:textId="679B84BC"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.2.3.1.10 GetRange.pro</w:t>
      </w:r>
    </w:p>
    <w:p w14:paraId="6EF40DBA" w14:textId="39BBB0BA"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E25130">
        <w:rPr>
          <w:rFonts w:eastAsiaTheme="minorEastAsia" w:cs="Times New Roman"/>
          <w:kern w:val="0"/>
          <w:lang w:eastAsia="zh-CN" w:bidi="ar-SA"/>
        </w:rPr>
        <w:t>.2.3.2</w:t>
      </w:r>
      <w:r>
        <w:rPr>
          <w:rFonts w:eastAsiaTheme="minorEastAsia" w:cs="Times New Roman"/>
          <w:kern w:val="0"/>
          <w:lang w:eastAsia="zh-CN" w:bidi="ar-SA"/>
        </w:rPr>
        <w:t xml:space="preserve"> </w:t>
      </w:r>
      <w:proofErr w:type="gramStart"/>
      <w:r w:rsidR="00E25130">
        <w:rPr>
          <w:rFonts w:eastAsiaTheme="minorEastAsia" w:cs="Times New Roman"/>
          <w:kern w:val="0"/>
          <w:lang w:eastAsia="zh-CN" w:bidi="ar-SA"/>
        </w:rPr>
        <w:t>findday.pro</w:t>
      </w:r>
      <w:proofErr w:type="gramEnd"/>
    </w:p>
    <w:p w14:paraId="23BF94A7" w14:textId="77777777" w:rsidR="00F9278B" w:rsidRPr="00025B43" w:rsidRDefault="00F9278B" w:rsidP="00F9278B">
      <w:pPr>
        <w:widowControl/>
        <w:suppressAutoHyphens w:val="0"/>
        <w:autoSpaceDN/>
        <w:textAlignment w:val="auto"/>
        <w:rPr>
          <w:rFonts w:eastAsiaTheme="minorEastAsia" w:cs="Times New Roman"/>
          <w:kern w:val="0"/>
          <w:lang w:eastAsia="zh-CN" w:bidi="ar-SA"/>
        </w:rPr>
      </w:pPr>
    </w:p>
    <w:p w14:paraId="7460DB61" w14:textId="77777777" w:rsidR="008D2C26" w:rsidRDefault="008D2C26" w:rsidP="00025B43">
      <w:pPr>
        <w:pStyle w:val="Standard"/>
        <w:autoSpaceDE w:val="0"/>
        <w:rPr>
          <w:lang w:val="en-US"/>
        </w:rPr>
      </w:pPr>
    </w:p>
    <w:p w14:paraId="331824BE" w14:textId="77777777" w:rsidR="00E220BA" w:rsidRDefault="00E220BA" w:rsidP="00025B43">
      <w:pPr>
        <w:pStyle w:val="Standard"/>
        <w:autoSpaceDE w:val="0"/>
        <w:rPr>
          <w:lang w:val="en-US"/>
        </w:rPr>
      </w:pPr>
    </w:p>
    <w:p w14:paraId="6DE1AA47" w14:textId="3678E371" w:rsidR="00E220BA" w:rsidRPr="006833F3" w:rsidRDefault="00E220BA" w:rsidP="00025B43">
      <w:pPr>
        <w:pStyle w:val="Standard"/>
        <w:autoSpaceDE w:val="0"/>
        <w:rPr>
          <w:b/>
          <w:lang w:val="en-US"/>
          <w:rPrChange w:id="497" w:author="jiang" w:date="2014-02-14T12:33:00Z">
            <w:rPr>
              <w:lang w:val="en-US"/>
            </w:rPr>
          </w:rPrChange>
        </w:rPr>
      </w:pPr>
      <w:r w:rsidRPr="006833F3">
        <w:rPr>
          <w:b/>
          <w:lang w:val="en-US"/>
          <w:rPrChange w:id="498" w:author="jiang" w:date="2014-02-14T12:33:00Z">
            <w:rPr>
              <w:lang w:val="en-US"/>
            </w:rPr>
          </w:rPrChange>
        </w:rPr>
        <w:t>Literature Cited</w:t>
      </w:r>
    </w:p>
    <w:p w14:paraId="7DFB6080" w14:textId="4CBAC094" w:rsidR="00CA4060" w:rsidRDefault="00CA4060" w:rsidP="00E220BA">
      <w:pPr>
        <w:pStyle w:val="Standard"/>
        <w:autoSpaceDE w:val="0"/>
        <w:rPr>
          <w:lang w:val="en-US"/>
        </w:rPr>
      </w:pPr>
    </w:p>
    <w:p w14:paraId="29844FFD" w14:textId="644BE0E7" w:rsidR="00D02ABD" w:rsidRDefault="00D46936" w:rsidP="00E220BA">
      <w:pPr>
        <w:pStyle w:val="Standard"/>
        <w:autoSpaceDE w:val="0"/>
        <w:rPr>
          <w:lang w:val="en-US"/>
        </w:rPr>
      </w:pPr>
      <w:r>
        <w:rPr>
          <w:lang w:val="en-US"/>
        </w:rPr>
        <w:t>The conterminous United Stated and Alaska weekly and biweekly AVHRR composites, 07/08/2011</w:t>
      </w:r>
    </w:p>
    <w:p w14:paraId="0DB83D50" w14:textId="77777777" w:rsidR="00D46936" w:rsidRDefault="00D46936" w:rsidP="00E220BA">
      <w:pPr>
        <w:pStyle w:val="Standard"/>
        <w:autoSpaceDE w:val="0"/>
        <w:rPr>
          <w:lang w:val="en-US"/>
        </w:rPr>
      </w:pPr>
    </w:p>
    <w:p w14:paraId="7014E4D0" w14:textId="77777777" w:rsidR="00D46936" w:rsidRDefault="00D46936" w:rsidP="00E220BA">
      <w:pPr>
        <w:pStyle w:val="Standard"/>
        <w:autoSpaceDE w:val="0"/>
        <w:rPr>
          <w:lang w:val="en-US"/>
        </w:rPr>
      </w:pPr>
    </w:p>
    <w:p w14:paraId="0C331336" w14:textId="04F3665C" w:rsidR="00E220BA" w:rsidRDefault="00E220BA" w:rsidP="00E220BA">
      <w:pPr>
        <w:pStyle w:val="Standard"/>
        <w:autoSpaceDE w:val="0"/>
      </w:pPr>
      <w:r>
        <w:t>Reed B., M. Budde, P. Spencer, and A. Miller.  2006</w:t>
      </w:r>
      <w:r w:rsidRPr="008A32E6">
        <w:t xml:space="preserve">.  </w:t>
      </w:r>
      <w:r>
        <w:t xml:space="preserve">Satellite-Derived Measures of Landscape Processes:  Draft Monitoring Protocol for the Southwest Alaska I&amp;M Network, ver. 1.0. </w:t>
      </w:r>
      <w:r w:rsidRPr="008A32E6">
        <w:t xml:space="preserve">National Park Service, </w:t>
      </w:r>
      <w:r>
        <w:t>Inventory &amp; Monitoring Program, Southwest Alaska Network, Anchorage, Alaska</w:t>
      </w:r>
      <w:r w:rsidRPr="008A32E6">
        <w:t xml:space="preserve">.  </w:t>
      </w:r>
      <w:r w:rsidRPr="00480CD0">
        <w:t>3</w:t>
      </w:r>
      <w:r>
        <w:t>0</w:t>
      </w:r>
      <w:r w:rsidRPr="00480CD0">
        <w:t xml:space="preserve"> pp.</w:t>
      </w:r>
    </w:p>
    <w:p w14:paraId="72DE4590" w14:textId="77777777" w:rsidR="00D708D4" w:rsidRDefault="00D708D4" w:rsidP="00E220BA">
      <w:pPr>
        <w:pStyle w:val="Standard"/>
        <w:autoSpaceDE w:val="0"/>
      </w:pPr>
    </w:p>
    <w:p w14:paraId="38D7223C" w14:textId="19EFAA38" w:rsidR="00D708D4" w:rsidRPr="00362708" w:rsidRDefault="00FE1AD0" w:rsidP="00E220BA">
      <w:pPr>
        <w:pStyle w:val="Standard"/>
        <w:autoSpaceDE w:val="0"/>
        <w:rPr>
          <w:lang w:val="en-US"/>
        </w:rPr>
      </w:pPr>
      <w:r>
        <w:t>Daniel L. Swets, Bradley C. Reed, James D. Rowland, and Shaun E. Marko</w:t>
      </w:r>
      <w:r w:rsidR="00234958">
        <w:t>. 1999</w:t>
      </w:r>
      <w:r>
        <w:t>.</w:t>
      </w:r>
      <w:r w:rsidR="00234958">
        <w:t xml:space="preserve"> </w:t>
      </w:r>
      <w:r>
        <w:t>A weighted Least-Squares Approach to Temporal NDVI Smoothing</w:t>
      </w:r>
      <w:r w:rsidR="00234958">
        <w:t>. Proceedings of the 1999 ASPRS Annual Conference, Portland, Oregon, pp. 526-536.</w:t>
      </w:r>
    </w:p>
    <w:sectPr w:rsidR="00D708D4" w:rsidRPr="00362708" w:rsidSect="008F2060">
      <w:footerReference w:type="default" r:id="rId14"/>
      <w:pgSz w:w="11905" w:h="16837"/>
      <w:pgMar w:top="1134" w:right="1134" w:bottom="1134" w:left="1134"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82A7D" w14:textId="77777777" w:rsidR="00D16908" w:rsidRDefault="00D16908">
      <w:r>
        <w:separator/>
      </w:r>
    </w:p>
  </w:endnote>
  <w:endnote w:type="continuationSeparator" w:id="0">
    <w:p w14:paraId="05A9F4D0" w14:textId="77777777" w:rsidR="00D16908" w:rsidRDefault="00D1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Calibri">
    <w:charset w:val="00"/>
    <w:family w:val="swiss"/>
    <w:pitch w:val="default"/>
  </w:font>
  <w:font w:name="+mn-ea">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91312" w14:textId="5EF72CD7" w:rsidR="00FF2D60" w:rsidRDefault="00FF2D60">
    <w:pPr>
      <w:pStyle w:val="Footer"/>
      <w:jc w:val="center"/>
    </w:pPr>
  </w:p>
  <w:p w14:paraId="4B5D41C6" w14:textId="77777777" w:rsidR="00FF2D60" w:rsidRDefault="00FF2D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43B8F" w14:textId="77777777" w:rsidR="00D16908" w:rsidRDefault="00D16908">
      <w:r>
        <w:rPr>
          <w:color w:val="000000"/>
        </w:rPr>
        <w:separator/>
      </w:r>
    </w:p>
  </w:footnote>
  <w:footnote w:type="continuationSeparator" w:id="0">
    <w:p w14:paraId="4DBC0136" w14:textId="77777777" w:rsidR="00D16908" w:rsidRDefault="00D169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23BA4"/>
    <w:multiLevelType w:val="hybridMultilevel"/>
    <w:tmpl w:val="80BA07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E3BE3"/>
    <w:multiLevelType w:val="hybridMultilevel"/>
    <w:tmpl w:val="5E9E3B90"/>
    <w:lvl w:ilvl="0" w:tplc="04090019">
      <w:start w:val="1"/>
      <w:numFmt w:val="lowerLetter"/>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D90072B"/>
    <w:multiLevelType w:val="hybridMultilevel"/>
    <w:tmpl w:val="5E9E3B90"/>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582B73"/>
    <w:multiLevelType w:val="hybridMultilevel"/>
    <w:tmpl w:val="427873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7157CF"/>
    <w:multiLevelType w:val="hybridMultilevel"/>
    <w:tmpl w:val="048A68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4265B3"/>
    <w:multiLevelType w:val="hybridMultilevel"/>
    <w:tmpl w:val="B18825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trackRevisions/>
  <w:defaultTabStop w:val="706"/>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93FCF"/>
    <w:rsid w:val="00007087"/>
    <w:rsid w:val="00012ED8"/>
    <w:rsid w:val="00014F94"/>
    <w:rsid w:val="000203EC"/>
    <w:rsid w:val="00025B43"/>
    <w:rsid w:val="00032883"/>
    <w:rsid w:val="00032CB6"/>
    <w:rsid w:val="00035E18"/>
    <w:rsid w:val="00036BA5"/>
    <w:rsid w:val="00042E67"/>
    <w:rsid w:val="000510C9"/>
    <w:rsid w:val="00054549"/>
    <w:rsid w:val="000629E7"/>
    <w:rsid w:val="00062E59"/>
    <w:rsid w:val="00064024"/>
    <w:rsid w:val="00064B59"/>
    <w:rsid w:val="00076B2D"/>
    <w:rsid w:val="0009083D"/>
    <w:rsid w:val="0009705A"/>
    <w:rsid w:val="000A3D92"/>
    <w:rsid w:val="000B2D93"/>
    <w:rsid w:val="000B573C"/>
    <w:rsid w:val="000C5490"/>
    <w:rsid w:val="000D0F05"/>
    <w:rsid w:val="000D409A"/>
    <w:rsid w:val="000D54DB"/>
    <w:rsid w:val="000F1CE2"/>
    <w:rsid w:val="000F7476"/>
    <w:rsid w:val="001019CF"/>
    <w:rsid w:val="001072F5"/>
    <w:rsid w:val="00112D85"/>
    <w:rsid w:val="00116869"/>
    <w:rsid w:val="00120633"/>
    <w:rsid w:val="001255E4"/>
    <w:rsid w:val="0014295C"/>
    <w:rsid w:val="00147999"/>
    <w:rsid w:val="00155220"/>
    <w:rsid w:val="00157478"/>
    <w:rsid w:val="00162B85"/>
    <w:rsid w:val="0019577F"/>
    <w:rsid w:val="00197BAF"/>
    <w:rsid w:val="001A2585"/>
    <w:rsid w:val="001A2C87"/>
    <w:rsid w:val="001A5D37"/>
    <w:rsid w:val="001B4A2A"/>
    <w:rsid w:val="001D0CA6"/>
    <w:rsid w:val="001D5DA4"/>
    <w:rsid w:val="001D7843"/>
    <w:rsid w:val="001D7942"/>
    <w:rsid w:val="001E76A9"/>
    <w:rsid w:val="001F008B"/>
    <w:rsid w:val="001F010B"/>
    <w:rsid w:val="001F0873"/>
    <w:rsid w:val="001F5DC4"/>
    <w:rsid w:val="00202C1F"/>
    <w:rsid w:val="0020418D"/>
    <w:rsid w:val="00204FEF"/>
    <w:rsid w:val="002064C7"/>
    <w:rsid w:val="002068E5"/>
    <w:rsid w:val="0022235D"/>
    <w:rsid w:val="00227275"/>
    <w:rsid w:val="00232104"/>
    <w:rsid w:val="00234958"/>
    <w:rsid w:val="0023588A"/>
    <w:rsid w:val="002369AF"/>
    <w:rsid w:val="00251E51"/>
    <w:rsid w:val="00265B97"/>
    <w:rsid w:val="00270E77"/>
    <w:rsid w:val="00271A46"/>
    <w:rsid w:val="002731D0"/>
    <w:rsid w:val="00273E25"/>
    <w:rsid w:val="0028360C"/>
    <w:rsid w:val="00285E94"/>
    <w:rsid w:val="002969F7"/>
    <w:rsid w:val="002A1107"/>
    <w:rsid w:val="002A20F8"/>
    <w:rsid w:val="002A24F6"/>
    <w:rsid w:val="002A4796"/>
    <w:rsid w:val="002B54DA"/>
    <w:rsid w:val="002C04A3"/>
    <w:rsid w:val="002C6195"/>
    <w:rsid w:val="002C7C48"/>
    <w:rsid w:val="002D1BC9"/>
    <w:rsid w:val="002D3C2D"/>
    <w:rsid w:val="002D62C0"/>
    <w:rsid w:val="002D6686"/>
    <w:rsid w:val="0030610D"/>
    <w:rsid w:val="0030753B"/>
    <w:rsid w:val="00314C39"/>
    <w:rsid w:val="0032021E"/>
    <w:rsid w:val="00321DAD"/>
    <w:rsid w:val="00321FB7"/>
    <w:rsid w:val="003317BF"/>
    <w:rsid w:val="00334481"/>
    <w:rsid w:val="00340073"/>
    <w:rsid w:val="00351158"/>
    <w:rsid w:val="00351CC5"/>
    <w:rsid w:val="00354FDD"/>
    <w:rsid w:val="00356E41"/>
    <w:rsid w:val="00360606"/>
    <w:rsid w:val="00362708"/>
    <w:rsid w:val="00362AE3"/>
    <w:rsid w:val="00384881"/>
    <w:rsid w:val="00396B4C"/>
    <w:rsid w:val="003A1EEE"/>
    <w:rsid w:val="003A27C5"/>
    <w:rsid w:val="003C5E40"/>
    <w:rsid w:val="003D09C0"/>
    <w:rsid w:val="003D3222"/>
    <w:rsid w:val="003D75E4"/>
    <w:rsid w:val="003E14E6"/>
    <w:rsid w:val="003E6CF6"/>
    <w:rsid w:val="003F4419"/>
    <w:rsid w:val="003F4B0C"/>
    <w:rsid w:val="003F4C77"/>
    <w:rsid w:val="00465380"/>
    <w:rsid w:val="00466D95"/>
    <w:rsid w:val="00485843"/>
    <w:rsid w:val="004A5181"/>
    <w:rsid w:val="004A6EAE"/>
    <w:rsid w:val="004B6828"/>
    <w:rsid w:val="004B6AE8"/>
    <w:rsid w:val="004D3C47"/>
    <w:rsid w:val="004E0A48"/>
    <w:rsid w:val="004E4740"/>
    <w:rsid w:val="004E5A0A"/>
    <w:rsid w:val="004E5F0B"/>
    <w:rsid w:val="004F068D"/>
    <w:rsid w:val="004F1D32"/>
    <w:rsid w:val="00500614"/>
    <w:rsid w:val="00522053"/>
    <w:rsid w:val="0052270D"/>
    <w:rsid w:val="00522A78"/>
    <w:rsid w:val="00526A9A"/>
    <w:rsid w:val="00540604"/>
    <w:rsid w:val="00540A7A"/>
    <w:rsid w:val="00541588"/>
    <w:rsid w:val="00551245"/>
    <w:rsid w:val="00556EA5"/>
    <w:rsid w:val="00566497"/>
    <w:rsid w:val="005701AC"/>
    <w:rsid w:val="005710F3"/>
    <w:rsid w:val="00571377"/>
    <w:rsid w:val="00573C9D"/>
    <w:rsid w:val="00577166"/>
    <w:rsid w:val="00585B94"/>
    <w:rsid w:val="00590024"/>
    <w:rsid w:val="00593FCF"/>
    <w:rsid w:val="00595193"/>
    <w:rsid w:val="00597CAF"/>
    <w:rsid w:val="005B16B4"/>
    <w:rsid w:val="005B4EE9"/>
    <w:rsid w:val="005C05EC"/>
    <w:rsid w:val="005C07D0"/>
    <w:rsid w:val="005C6626"/>
    <w:rsid w:val="005F4D60"/>
    <w:rsid w:val="00607A95"/>
    <w:rsid w:val="00611801"/>
    <w:rsid w:val="00612901"/>
    <w:rsid w:val="006208B3"/>
    <w:rsid w:val="006263EB"/>
    <w:rsid w:val="00633918"/>
    <w:rsid w:val="00635273"/>
    <w:rsid w:val="00647171"/>
    <w:rsid w:val="00650936"/>
    <w:rsid w:val="0065248F"/>
    <w:rsid w:val="00661C60"/>
    <w:rsid w:val="006664AB"/>
    <w:rsid w:val="0067069F"/>
    <w:rsid w:val="0067794B"/>
    <w:rsid w:val="006833F3"/>
    <w:rsid w:val="00687317"/>
    <w:rsid w:val="0069298B"/>
    <w:rsid w:val="006A1FDB"/>
    <w:rsid w:val="006A32B5"/>
    <w:rsid w:val="006A7042"/>
    <w:rsid w:val="006A729D"/>
    <w:rsid w:val="006B31A7"/>
    <w:rsid w:val="006D0489"/>
    <w:rsid w:val="006E335D"/>
    <w:rsid w:val="006E6ECD"/>
    <w:rsid w:val="006E766A"/>
    <w:rsid w:val="006F33E7"/>
    <w:rsid w:val="006F3724"/>
    <w:rsid w:val="00702434"/>
    <w:rsid w:val="007158B3"/>
    <w:rsid w:val="0071790B"/>
    <w:rsid w:val="007206AF"/>
    <w:rsid w:val="00724E4C"/>
    <w:rsid w:val="00743A56"/>
    <w:rsid w:val="00745E06"/>
    <w:rsid w:val="00765A6F"/>
    <w:rsid w:val="007679A8"/>
    <w:rsid w:val="00775A00"/>
    <w:rsid w:val="00784A5B"/>
    <w:rsid w:val="007A1ED5"/>
    <w:rsid w:val="007B1317"/>
    <w:rsid w:val="007B6DCA"/>
    <w:rsid w:val="007C10C3"/>
    <w:rsid w:val="007C176E"/>
    <w:rsid w:val="007C3D17"/>
    <w:rsid w:val="007C6A72"/>
    <w:rsid w:val="007C746D"/>
    <w:rsid w:val="007D264F"/>
    <w:rsid w:val="007E0D58"/>
    <w:rsid w:val="0080064E"/>
    <w:rsid w:val="00834F23"/>
    <w:rsid w:val="00835A32"/>
    <w:rsid w:val="00835AFA"/>
    <w:rsid w:val="0084211B"/>
    <w:rsid w:val="00852AB9"/>
    <w:rsid w:val="00852F05"/>
    <w:rsid w:val="0086105F"/>
    <w:rsid w:val="00864B98"/>
    <w:rsid w:val="008664B0"/>
    <w:rsid w:val="00871F04"/>
    <w:rsid w:val="008766E8"/>
    <w:rsid w:val="00881516"/>
    <w:rsid w:val="008841FE"/>
    <w:rsid w:val="00885D38"/>
    <w:rsid w:val="008A18D2"/>
    <w:rsid w:val="008A772B"/>
    <w:rsid w:val="008B3672"/>
    <w:rsid w:val="008B6B01"/>
    <w:rsid w:val="008B6FC1"/>
    <w:rsid w:val="008D2C26"/>
    <w:rsid w:val="008D30C5"/>
    <w:rsid w:val="008D726D"/>
    <w:rsid w:val="008E5080"/>
    <w:rsid w:val="008F2060"/>
    <w:rsid w:val="00925CDF"/>
    <w:rsid w:val="00944E9D"/>
    <w:rsid w:val="00946EFD"/>
    <w:rsid w:val="00951D88"/>
    <w:rsid w:val="009563BF"/>
    <w:rsid w:val="00964891"/>
    <w:rsid w:val="00982A79"/>
    <w:rsid w:val="00987CDD"/>
    <w:rsid w:val="00991102"/>
    <w:rsid w:val="009922E1"/>
    <w:rsid w:val="00996647"/>
    <w:rsid w:val="009A66C3"/>
    <w:rsid w:val="009A7812"/>
    <w:rsid w:val="009B093C"/>
    <w:rsid w:val="009C3100"/>
    <w:rsid w:val="009C5663"/>
    <w:rsid w:val="009D59F6"/>
    <w:rsid w:val="009E775A"/>
    <w:rsid w:val="009F530F"/>
    <w:rsid w:val="009F6858"/>
    <w:rsid w:val="00A109EE"/>
    <w:rsid w:val="00A244F1"/>
    <w:rsid w:val="00A35349"/>
    <w:rsid w:val="00A47BEE"/>
    <w:rsid w:val="00A55390"/>
    <w:rsid w:val="00A7127A"/>
    <w:rsid w:val="00A72594"/>
    <w:rsid w:val="00A764FA"/>
    <w:rsid w:val="00A769C1"/>
    <w:rsid w:val="00A77419"/>
    <w:rsid w:val="00A93F0D"/>
    <w:rsid w:val="00A943A2"/>
    <w:rsid w:val="00AB7D9F"/>
    <w:rsid w:val="00AE0554"/>
    <w:rsid w:val="00B0214C"/>
    <w:rsid w:val="00B0461D"/>
    <w:rsid w:val="00B06F13"/>
    <w:rsid w:val="00B13F99"/>
    <w:rsid w:val="00B22FAB"/>
    <w:rsid w:val="00B23B37"/>
    <w:rsid w:val="00B3075C"/>
    <w:rsid w:val="00B33BB1"/>
    <w:rsid w:val="00B3503A"/>
    <w:rsid w:val="00B42B28"/>
    <w:rsid w:val="00B46F82"/>
    <w:rsid w:val="00B47338"/>
    <w:rsid w:val="00B652F8"/>
    <w:rsid w:val="00B70CD0"/>
    <w:rsid w:val="00B71289"/>
    <w:rsid w:val="00B7268F"/>
    <w:rsid w:val="00B73AFC"/>
    <w:rsid w:val="00B80D45"/>
    <w:rsid w:val="00B8154D"/>
    <w:rsid w:val="00B81ABF"/>
    <w:rsid w:val="00B90E9E"/>
    <w:rsid w:val="00B9298B"/>
    <w:rsid w:val="00BA1948"/>
    <w:rsid w:val="00BB183D"/>
    <w:rsid w:val="00BB4CEE"/>
    <w:rsid w:val="00BB5B72"/>
    <w:rsid w:val="00BC050B"/>
    <w:rsid w:val="00BC0B4E"/>
    <w:rsid w:val="00BD683C"/>
    <w:rsid w:val="00BE43FE"/>
    <w:rsid w:val="00BF3750"/>
    <w:rsid w:val="00BF3E56"/>
    <w:rsid w:val="00C054F2"/>
    <w:rsid w:val="00C30249"/>
    <w:rsid w:val="00C32B6F"/>
    <w:rsid w:val="00C40D30"/>
    <w:rsid w:val="00C67FFC"/>
    <w:rsid w:val="00C9180C"/>
    <w:rsid w:val="00CA0959"/>
    <w:rsid w:val="00CA1E62"/>
    <w:rsid w:val="00CA3BF2"/>
    <w:rsid w:val="00CA4060"/>
    <w:rsid w:val="00CB5CAD"/>
    <w:rsid w:val="00CC6482"/>
    <w:rsid w:val="00CC75C3"/>
    <w:rsid w:val="00CC7C9F"/>
    <w:rsid w:val="00CD7FD5"/>
    <w:rsid w:val="00CE5836"/>
    <w:rsid w:val="00CF34C9"/>
    <w:rsid w:val="00CF5834"/>
    <w:rsid w:val="00D02ABD"/>
    <w:rsid w:val="00D05089"/>
    <w:rsid w:val="00D11C6B"/>
    <w:rsid w:val="00D1302E"/>
    <w:rsid w:val="00D13526"/>
    <w:rsid w:val="00D16908"/>
    <w:rsid w:val="00D20905"/>
    <w:rsid w:val="00D23B5E"/>
    <w:rsid w:val="00D26BCD"/>
    <w:rsid w:val="00D301CB"/>
    <w:rsid w:val="00D45DDD"/>
    <w:rsid w:val="00D46936"/>
    <w:rsid w:val="00D5012E"/>
    <w:rsid w:val="00D60A01"/>
    <w:rsid w:val="00D708D4"/>
    <w:rsid w:val="00D77B13"/>
    <w:rsid w:val="00D90671"/>
    <w:rsid w:val="00D92B37"/>
    <w:rsid w:val="00D9399F"/>
    <w:rsid w:val="00D958C8"/>
    <w:rsid w:val="00DA14CF"/>
    <w:rsid w:val="00DA2FD5"/>
    <w:rsid w:val="00DA6421"/>
    <w:rsid w:val="00DB0FFA"/>
    <w:rsid w:val="00DB343B"/>
    <w:rsid w:val="00DB3E3D"/>
    <w:rsid w:val="00DB5E4E"/>
    <w:rsid w:val="00DB6E22"/>
    <w:rsid w:val="00DC4D6E"/>
    <w:rsid w:val="00DD1BF7"/>
    <w:rsid w:val="00DF6700"/>
    <w:rsid w:val="00E00E79"/>
    <w:rsid w:val="00E01755"/>
    <w:rsid w:val="00E0247F"/>
    <w:rsid w:val="00E0265F"/>
    <w:rsid w:val="00E0317A"/>
    <w:rsid w:val="00E047F4"/>
    <w:rsid w:val="00E06CF5"/>
    <w:rsid w:val="00E220BA"/>
    <w:rsid w:val="00E25130"/>
    <w:rsid w:val="00E31234"/>
    <w:rsid w:val="00E31BAA"/>
    <w:rsid w:val="00E320D6"/>
    <w:rsid w:val="00E3640F"/>
    <w:rsid w:val="00E44A93"/>
    <w:rsid w:val="00E54A31"/>
    <w:rsid w:val="00E56A93"/>
    <w:rsid w:val="00E80E41"/>
    <w:rsid w:val="00EA1265"/>
    <w:rsid w:val="00EA2CC7"/>
    <w:rsid w:val="00EB37CC"/>
    <w:rsid w:val="00EB6693"/>
    <w:rsid w:val="00EC1473"/>
    <w:rsid w:val="00ED0097"/>
    <w:rsid w:val="00ED7239"/>
    <w:rsid w:val="00ED7290"/>
    <w:rsid w:val="00EF5C83"/>
    <w:rsid w:val="00EF6469"/>
    <w:rsid w:val="00F0356E"/>
    <w:rsid w:val="00F04EFE"/>
    <w:rsid w:val="00F1353D"/>
    <w:rsid w:val="00F151E1"/>
    <w:rsid w:val="00F229F0"/>
    <w:rsid w:val="00F270A8"/>
    <w:rsid w:val="00F34B70"/>
    <w:rsid w:val="00F42EE4"/>
    <w:rsid w:val="00F439A3"/>
    <w:rsid w:val="00F61214"/>
    <w:rsid w:val="00F617D0"/>
    <w:rsid w:val="00F65E98"/>
    <w:rsid w:val="00F67D6A"/>
    <w:rsid w:val="00F75C7A"/>
    <w:rsid w:val="00F816E6"/>
    <w:rsid w:val="00F9278B"/>
    <w:rsid w:val="00FA236A"/>
    <w:rsid w:val="00FB163C"/>
    <w:rsid w:val="00FB2A06"/>
    <w:rsid w:val="00FC018C"/>
    <w:rsid w:val="00FC65B5"/>
    <w:rsid w:val="00FD2F5D"/>
    <w:rsid w:val="00FE131C"/>
    <w:rsid w:val="00FE1AD0"/>
    <w:rsid w:val="00FE1D6B"/>
    <w:rsid w:val="00FE5D94"/>
    <w:rsid w:val="00FF2D60"/>
    <w:rsid w:val="00FF3947"/>
    <w:rsid w:val="00FF3BB6"/>
    <w:rsid w:val="00FF68B0"/>
    <w:rsid w:val="00FF7162"/>
    <w:rsid w:val="00FF7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DCF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
    <w:name w:val="Heading1"/>
    <w:basedOn w:val="Standard"/>
    <w:pPr>
      <w:spacing w:before="238" w:after="119"/>
    </w:pPr>
  </w:style>
  <w:style w:type="paragraph" w:customStyle="1" w:styleId="Heading2">
    <w:name w:val="Heading2"/>
    <w:basedOn w:val="Standard"/>
    <w:pPr>
      <w:spacing w:before="238" w:after="119"/>
    </w:pPr>
  </w:style>
  <w:style w:type="paragraph" w:customStyle="1" w:styleId="DimensionLine">
    <w:name w:val="Dimension Line"/>
    <w:basedOn w:val="Standard"/>
  </w:style>
  <w:style w:type="paragraph" w:customStyle="1" w:styleId="DefaultLTGliederung1">
    <w:name w:val="Default~LT~Gliederung 1"/>
    <w:pPr>
      <w:suppressAutoHyphens/>
      <w:autoSpaceDE w:val="0"/>
      <w:spacing w:after="283"/>
    </w:pPr>
    <w:rPr>
      <w:rFonts w:ascii="Mangal" w:eastAsia="Mangal" w:hAnsi="Mangal" w:cs="Mangal"/>
      <w:color w:val="000000"/>
      <w:sz w:val="64"/>
      <w:szCs w:val="64"/>
    </w:rPr>
  </w:style>
  <w:style w:type="paragraph" w:customStyle="1" w:styleId="DefaultLTGliederung2">
    <w:name w:val="Default~LT~Gliederung 2"/>
    <w:basedOn w:val="DefaultLTGliederung1"/>
    <w:pPr>
      <w:spacing w:after="227"/>
    </w:pPr>
    <w:rPr>
      <w:sz w:val="48"/>
      <w:szCs w:val="48"/>
    </w:rPr>
  </w:style>
  <w:style w:type="paragraph" w:customStyle="1" w:styleId="DefaultLTGliederung3">
    <w:name w:val="Default~LT~Gliederung 3"/>
    <w:basedOn w:val="DefaultLTGliederung2"/>
    <w:pPr>
      <w:spacing w:after="170"/>
    </w:pPr>
    <w:rPr>
      <w:sz w:val="40"/>
      <w:szCs w:val="40"/>
    </w:r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suppressAutoHyphens/>
      <w:autoSpaceDE w:val="0"/>
    </w:pPr>
    <w:rPr>
      <w:rFonts w:ascii="Mangal" w:eastAsia="Mangal" w:hAnsi="Mangal" w:cs="Mangal"/>
      <w:color w:val="000000"/>
      <w:sz w:val="36"/>
      <w:szCs w:val="36"/>
    </w:rPr>
  </w:style>
  <w:style w:type="paragraph" w:customStyle="1" w:styleId="DefaultLTUntertitel">
    <w:name w:val="Default~LT~Untertitel"/>
    <w:pPr>
      <w:suppressAutoHyphens/>
      <w:autoSpaceDE w:val="0"/>
      <w:jc w:val="center"/>
    </w:pPr>
    <w:rPr>
      <w:rFonts w:ascii="Mangal" w:eastAsia="Mangal" w:hAnsi="Mangal" w:cs="Mangal"/>
      <w:sz w:val="64"/>
      <w:szCs w:val="64"/>
    </w:rPr>
  </w:style>
  <w:style w:type="paragraph" w:customStyle="1" w:styleId="DefaultLTNotizen">
    <w:name w:val="Default~LT~Notizen"/>
    <w:pPr>
      <w:suppressAutoHyphens/>
      <w:autoSpaceDE w:val="0"/>
      <w:ind w:left="340" w:hanging="340"/>
    </w:pPr>
    <w:rPr>
      <w:rFonts w:ascii="Mangal" w:eastAsia="Mangal" w:hAnsi="Mangal" w:cs="Mangal"/>
      <w:sz w:val="40"/>
      <w:szCs w:val="40"/>
    </w:rPr>
  </w:style>
  <w:style w:type="paragraph" w:customStyle="1" w:styleId="DefaultLTHintergrundobjekte">
    <w:name w:val="Default~LT~Hintergrundobjekte"/>
    <w:pPr>
      <w:suppressAutoHyphens/>
      <w:autoSpaceDE w:val="0"/>
    </w:pPr>
  </w:style>
  <w:style w:type="paragraph" w:customStyle="1" w:styleId="DefaultLTHintergrund">
    <w:name w:val="Default~LT~Hintergrund"/>
    <w:pPr>
      <w:suppressAutoHyphens/>
      <w:autoSpaceDE w:val="0"/>
    </w:pPr>
  </w:style>
  <w:style w:type="paragraph" w:customStyle="1" w:styleId="default">
    <w:name w:val="default"/>
    <w:pPr>
      <w:suppressAutoHyphens/>
      <w:autoSpaceDE w:val="0"/>
      <w:spacing w:line="200" w:lineRule="atLeast"/>
    </w:pPr>
    <w:rPr>
      <w:rFonts w:ascii="Mangal" w:eastAsia="Mangal" w:hAnsi="Mangal" w:cs="Mangal"/>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suppressAutoHyphens/>
      <w:autoSpaceDE w:val="0"/>
    </w:pPr>
  </w:style>
  <w:style w:type="paragraph" w:customStyle="1" w:styleId="Background">
    <w:name w:val="Background"/>
    <w:pPr>
      <w:suppressAutoHyphens/>
      <w:autoSpaceDE w:val="0"/>
    </w:pPr>
  </w:style>
  <w:style w:type="paragraph" w:customStyle="1" w:styleId="Notes">
    <w:name w:val="Notes"/>
    <w:pPr>
      <w:suppressAutoHyphens/>
      <w:autoSpaceDE w:val="0"/>
      <w:ind w:left="340" w:hanging="340"/>
    </w:pPr>
    <w:rPr>
      <w:rFonts w:ascii="Mangal" w:eastAsia="Mangal" w:hAnsi="Mangal" w:cs="Mangal"/>
      <w:sz w:val="40"/>
      <w:szCs w:val="40"/>
    </w:rPr>
  </w:style>
  <w:style w:type="paragraph" w:customStyle="1" w:styleId="Outline1">
    <w:name w:val="Outline 1"/>
    <w:pPr>
      <w:suppressAutoHyphens/>
      <w:autoSpaceDE w:val="0"/>
      <w:spacing w:after="283"/>
    </w:pPr>
    <w:rPr>
      <w:rFonts w:ascii="Mangal" w:eastAsia="Mangal" w:hAnsi="Mangal" w:cs="Mangal"/>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suppressAutoHyphens/>
      <w:autoSpaceDE w:val="0"/>
      <w:spacing w:after="283"/>
    </w:pPr>
    <w:rPr>
      <w:rFonts w:ascii="Mangal" w:eastAsia="Mangal" w:hAnsi="Mangal" w:cs="Mangal"/>
      <w:color w:val="000000"/>
      <w:sz w:val="64"/>
      <w:szCs w:val="64"/>
    </w:rPr>
  </w:style>
  <w:style w:type="paragraph" w:customStyle="1" w:styleId="Default1LTGliederung2">
    <w:name w:val="Default 1~LT~Gliederung 2"/>
    <w:basedOn w:val="Default1LTGliederung1"/>
    <w:pPr>
      <w:spacing w:after="227"/>
    </w:pPr>
    <w:rPr>
      <w:sz w:val="48"/>
      <w:szCs w:val="48"/>
    </w:rPr>
  </w:style>
  <w:style w:type="paragraph" w:customStyle="1" w:styleId="Default1LTGliederung3">
    <w:name w:val="Default 1~LT~Gliederung 3"/>
    <w:basedOn w:val="Default1LTGliederung2"/>
    <w:pPr>
      <w:spacing w:after="170"/>
    </w:pPr>
    <w:rPr>
      <w:sz w:val="40"/>
      <w:szCs w:val="40"/>
    </w:rPr>
  </w:style>
  <w:style w:type="paragraph" w:customStyle="1" w:styleId="Default1LTGliederung4">
    <w:name w:val="Default 1~LT~Gliederung 4"/>
    <w:basedOn w:val="Default1LTGliederung3"/>
    <w:pPr>
      <w:spacing w:after="113"/>
    </w:pPr>
  </w:style>
  <w:style w:type="paragraph" w:customStyle="1" w:styleId="Default1LTGliederung5">
    <w:name w:val="Default 1~LT~Gliederung 5"/>
    <w:basedOn w:val="Default1LTGliederung4"/>
    <w:pPr>
      <w:spacing w:after="57"/>
    </w:pPr>
  </w:style>
  <w:style w:type="paragraph" w:customStyle="1" w:styleId="Default1LTGliederung6">
    <w:name w:val="Default 1~LT~Gliederung 6"/>
    <w:basedOn w:val="Default1LTGliederung5"/>
  </w:style>
  <w:style w:type="paragraph" w:customStyle="1" w:styleId="Default1LTGliederung7">
    <w:name w:val="Default 1~LT~Gliederung 7"/>
    <w:basedOn w:val="Default1LTGliederung6"/>
  </w:style>
  <w:style w:type="paragraph" w:customStyle="1" w:styleId="Default1LTGliederung8">
    <w:name w:val="Default 1~LT~Gliederung 8"/>
    <w:basedOn w:val="Default1LTGliederung7"/>
  </w:style>
  <w:style w:type="paragraph" w:customStyle="1" w:styleId="Default1LTGliederung9">
    <w:name w:val="Default 1~LT~Gliederung 9"/>
    <w:basedOn w:val="Default1LTGliederung8"/>
  </w:style>
  <w:style w:type="paragraph" w:customStyle="1" w:styleId="Default1LTTitel">
    <w:name w:val="Default 1~LT~Titel"/>
    <w:pPr>
      <w:suppressAutoHyphens/>
      <w:autoSpaceDE w:val="0"/>
    </w:pPr>
    <w:rPr>
      <w:rFonts w:ascii="Mangal" w:eastAsia="Mangal" w:hAnsi="Mangal" w:cs="Mangal"/>
      <w:color w:val="000000"/>
      <w:sz w:val="36"/>
      <w:szCs w:val="36"/>
    </w:rPr>
  </w:style>
  <w:style w:type="paragraph" w:customStyle="1" w:styleId="Default1LTUntertitel">
    <w:name w:val="Default 1~LT~Untertitel"/>
    <w:pPr>
      <w:suppressAutoHyphens/>
      <w:autoSpaceDE w:val="0"/>
      <w:jc w:val="center"/>
    </w:pPr>
    <w:rPr>
      <w:rFonts w:ascii="Mangal" w:eastAsia="Mangal" w:hAnsi="Mangal" w:cs="Mangal"/>
      <w:sz w:val="64"/>
      <w:szCs w:val="64"/>
    </w:rPr>
  </w:style>
  <w:style w:type="paragraph" w:customStyle="1" w:styleId="Default1LTNotizen">
    <w:name w:val="Default 1~LT~Notizen"/>
    <w:pPr>
      <w:suppressAutoHyphens/>
      <w:autoSpaceDE w:val="0"/>
      <w:ind w:left="340" w:hanging="340"/>
    </w:pPr>
    <w:rPr>
      <w:rFonts w:ascii="Mangal" w:eastAsia="Mangal" w:hAnsi="Mangal" w:cs="Mangal"/>
      <w:sz w:val="40"/>
      <w:szCs w:val="40"/>
    </w:rPr>
  </w:style>
  <w:style w:type="paragraph" w:customStyle="1" w:styleId="Default1LTHintergrundobjekte">
    <w:name w:val="Default 1~LT~Hintergrundobjekte"/>
    <w:pPr>
      <w:suppressAutoHyphens/>
      <w:autoSpaceDE w:val="0"/>
    </w:pPr>
  </w:style>
  <w:style w:type="paragraph" w:customStyle="1" w:styleId="Default1LTHintergrund">
    <w:name w:val="Default 1~LT~Hintergrund"/>
    <w:pPr>
      <w:suppressAutoHyphens/>
      <w:autoSpaceDE w:val="0"/>
    </w:pPr>
  </w:style>
  <w:style w:type="character" w:customStyle="1" w:styleId="NumberingSymbols">
    <w:name w:val="Numbering Symbols"/>
  </w:style>
  <w:style w:type="character" w:customStyle="1" w:styleId="Internetlink">
    <w:name w:val="Internet link"/>
    <w:rPr>
      <w:color w:val="000080"/>
      <w:u w:val="single"/>
    </w:rPr>
  </w:style>
  <w:style w:type="paragraph" w:styleId="NormalWeb">
    <w:name w:val="Normal (Web)"/>
    <w:basedOn w:val="Normal"/>
    <w:uiPriority w:val="99"/>
    <w:semiHidden/>
    <w:unhideWhenUsed/>
    <w:rsid w:val="00FB163C"/>
    <w:pPr>
      <w:widowControl/>
      <w:suppressAutoHyphens w:val="0"/>
      <w:autoSpaceDN/>
      <w:spacing w:before="100" w:beforeAutospacing="1" w:after="100" w:afterAutospacing="1"/>
      <w:textAlignment w:val="auto"/>
    </w:pPr>
    <w:rPr>
      <w:rFonts w:eastAsia="Times New Roman" w:cs="Times New Roman"/>
      <w:kern w:val="0"/>
      <w:lang w:eastAsia="zh-CN" w:bidi="ar-SA"/>
    </w:rPr>
  </w:style>
  <w:style w:type="paragraph" w:styleId="BalloonText">
    <w:name w:val="Balloon Text"/>
    <w:basedOn w:val="Normal"/>
    <w:link w:val="BalloonTextChar"/>
    <w:uiPriority w:val="99"/>
    <w:semiHidden/>
    <w:unhideWhenUsed/>
    <w:rsid w:val="00CC75C3"/>
    <w:rPr>
      <w:rFonts w:ascii="Tahoma" w:hAnsi="Tahoma"/>
      <w:sz w:val="16"/>
      <w:szCs w:val="16"/>
    </w:rPr>
  </w:style>
  <w:style w:type="character" w:customStyle="1" w:styleId="BalloonTextChar">
    <w:name w:val="Balloon Text Char"/>
    <w:basedOn w:val="DefaultParagraphFont"/>
    <w:link w:val="BalloonText"/>
    <w:uiPriority w:val="99"/>
    <w:semiHidden/>
    <w:rsid w:val="00CC75C3"/>
    <w:rPr>
      <w:rFonts w:ascii="Tahoma" w:hAnsi="Tahoma"/>
      <w:sz w:val="16"/>
      <w:szCs w:val="16"/>
      <w:lang w:val="en-US"/>
    </w:rPr>
  </w:style>
  <w:style w:type="character" w:styleId="Hyperlink">
    <w:name w:val="Hyperlink"/>
    <w:basedOn w:val="DefaultParagraphFont"/>
    <w:uiPriority w:val="99"/>
    <w:unhideWhenUsed/>
    <w:rsid w:val="000F7476"/>
    <w:rPr>
      <w:color w:val="0000FF"/>
      <w:u w:val="single"/>
    </w:rPr>
  </w:style>
  <w:style w:type="paragraph" w:styleId="ListParagraph">
    <w:name w:val="List Paragraph"/>
    <w:basedOn w:val="Normal"/>
    <w:uiPriority w:val="34"/>
    <w:qFormat/>
    <w:rsid w:val="00FF68B0"/>
    <w:pPr>
      <w:widowControl/>
      <w:suppressAutoHyphens w:val="0"/>
      <w:autoSpaceDN/>
      <w:spacing w:after="200" w:line="276" w:lineRule="auto"/>
      <w:ind w:left="720"/>
      <w:contextualSpacing/>
      <w:textAlignment w:val="auto"/>
    </w:pPr>
    <w:rPr>
      <w:rFonts w:asciiTheme="minorHAnsi" w:eastAsiaTheme="minorEastAsia" w:hAnsiTheme="minorHAnsi" w:cstheme="minorBidi"/>
      <w:kern w:val="0"/>
      <w:sz w:val="22"/>
      <w:szCs w:val="22"/>
      <w:lang w:eastAsia="zh-CN" w:bidi="ar-SA"/>
    </w:rPr>
  </w:style>
  <w:style w:type="paragraph" w:styleId="Header">
    <w:name w:val="header"/>
    <w:basedOn w:val="Normal"/>
    <w:link w:val="HeaderChar"/>
    <w:uiPriority w:val="99"/>
    <w:unhideWhenUsed/>
    <w:rsid w:val="00265B97"/>
    <w:pPr>
      <w:tabs>
        <w:tab w:val="center" w:pos="4680"/>
        <w:tab w:val="right" w:pos="9360"/>
      </w:tabs>
    </w:pPr>
  </w:style>
  <w:style w:type="character" w:customStyle="1" w:styleId="HeaderChar">
    <w:name w:val="Header Char"/>
    <w:basedOn w:val="DefaultParagraphFont"/>
    <w:link w:val="Header"/>
    <w:uiPriority w:val="99"/>
    <w:rsid w:val="00265B97"/>
    <w:rPr>
      <w:lang w:val="en-US"/>
    </w:rPr>
  </w:style>
  <w:style w:type="paragraph" w:styleId="Footer">
    <w:name w:val="footer"/>
    <w:basedOn w:val="Normal"/>
    <w:link w:val="FooterChar"/>
    <w:uiPriority w:val="99"/>
    <w:unhideWhenUsed/>
    <w:rsid w:val="00265B97"/>
    <w:pPr>
      <w:tabs>
        <w:tab w:val="center" w:pos="4680"/>
        <w:tab w:val="right" w:pos="9360"/>
      </w:tabs>
    </w:pPr>
  </w:style>
  <w:style w:type="character" w:customStyle="1" w:styleId="FooterChar">
    <w:name w:val="Footer Char"/>
    <w:basedOn w:val="DefaultParagraphFont"/>
    <w:link w:val="Footer"/>
    <w:uiPriority w:val="99"/>
    <w:rsid w:val="00265B97"/>
    <w:rPr>
      <w:lang w:val="en-US"/>
    </w:rPr>
  </w:style>
  <w:style w:type="character" w:styleId="CommentReference">
    <w:name w:val="annotation reference"/>
    <w:basedOn w:val="DefaultParagraphFont"/>
    <w:uiPriority w:val="99"/>
    <w:semiHidden/>
    <w:unhideWhenUsed/>
    <w:rsid w:val="00540604"/>
    <w:rPr>
      <w:sz w:val="18"/>
      <w:szCs w:val="18"/>
    </w:rPr>
  </w:style>
  <w:style w:type="paragraph" w:styleId="CommentText">
    <w:name w:val="annotation text"/>
    <w:basedOn w:val="Normal"/>
    <w:link w:val="CommentTextChar"/>
    <w:uiPriority w:val="99"/>
    <w:semiHidden/>
    <w:unhideWhenUsed/>
    <w:rsid w:val="00540604"/>
  </w:style>
  <w:style w:type="character" w:customStyle="1" w:styleId="CommentTextChar">
    <w:name w:val="Comment Text Char"/>
    <w:basedOn w:val="DefaultParagraphFont"/>
    <w:link w:val="CommentText"/>
    <w:uiPriority w:val="99"/>
    <w:semiHidden/>
    <w:rsid w:val="00540604"/>
    <w:rPr>
      <w:lang w:val="en-US"/>
    </w:rPr>
  </w:style>
  <w:style w:type="paragraph" w:styleId="CommentSubject">
    <w:name w:val="annotation subject"/>
    <w:basedOn w:val="CommentText"/>
    <w:next w:val="CommentText"/>
    <w:link w:val="CommentSubjectChar"/>
    <w:uiPriority w:val="99"/>
    <w:semiHidden/>
    <w:unhideWhenUsed/>
    <w:rsid w:val="00540604"/>
    <w:rPr>
      <w:b/>
      <w:bCs/>
      <w:sz w:val="20"/>
      <w:szCs w:val="20"/>
    </w:rPr>
  </w:style>
  <w:style w:type="character" w:customStyle="1" w:styleId="CommentSubjectChar">
    <w:name w:val="Comment Subject Char"/>
    <w:basedOn w:val="CommentTextChar"/>
    <w:link w:val="CommentSubject"/>
    <w:uiPriority w:val="99"/>
    <w:semiHidden/>
    <w:rsid w:val="00540604"/>
    <w:rPr>
      <w:b/>
      <w:bCs/>
      <w:sz w:val="20"/>
      <w:szCs w:val="20"/>
      <w:lang w:val="en-US"/>
    </w:rPr>
  </w:style>
  <w:style w:type="paragraph" w:styleId="Revision">
    <w:name w:val="Revision"/>
    <w:hidden/>
    <w:uiPriority w:val="99"/>
    <w:semiHidden/>
    <w:rsid w:val="00CE5836"/>
    <w:pPr>
      <w:widowControl/>
      <w:autoSpaceDN/>
      <w:textAlignment w:val="auto"/>
    </w:pPr>
    <w:rPr>
      <w:lang w:val="en-US"/>
    </w:rPr>
  </w:style>
  <w:style w:type="table" w:styleId="TableGrid">
    <w:name w:val="Table Grid"/>
    <w:basedOn w:val="TableNormal"/>
    <w:uiPriority w:val="59"/>
    <w:rsid w:val="00F927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F9278B"/>
    <w:pPr>
      <w:widowControl/>
      <w:suppressAutoHyphens w:val="0"/>
      <w:autoSpaceDN/>
      <w:textAlignment w:val="auto"/>
    </w:pPr>
    <w:rPr>
      <w:rFonts w:ascii="Consolas" w:eastAsiaTheme="minorEastAsia" w:hAnsi="Consolas" w:cs="Consolas"/>
      <w:kern w:val="0"/>
      <w:sz w:val="21"/>
      <w:szCs w:val="21"/>
      <w:lang w:eastAsia="zh-CN" w:bidi="ar-SA"/>
    </w:rPr>
  </w:style>
  <w:style w:type="character" w:customStyle="1" w:styleId="PlainTextChar">
    <w:name w:val="Plain Text Char"/>
    <w:basedOn w:val="DefaultParagraphFont"/>
    <w:link w:val="PlainText"/>
    <w:uiPriority w:val="99"/>
    <w:rsid w:val="00F9278B"/>
    <w:rPr>
      <w:rFonts w:ascii="Consolas" w:eastAsiaTheme="minorEastAsia" w:hAnsi="Consolas" w:cs="Consolas"/>
      <w:kern w:val="0"/>
      <w:sz w:val="21"/>
      <w:szCs w:val="21"/>
      <w:lang w:val="en-US" w:eastAsia="zh-C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
    <w:name w:val="Heading1"/>
    <w:basedOn w:val="Standard"/>
    <w:pPr>
      <w:spacing w:before="238" w:after="119"/>
    </w:pPr>
  </w:style>
  <w:style w:type="paragraph" w:customStyle="1" w:styleId="Heading2">
    <w:name w:val="Heading2"/>
    <w:basedOn w:val="Standard"/>
    <w:pPr>
      <w:spacing w:before="238" w:after="119"/>
    </w:pPr>
  </w:style>
  <w:style w:type="paragraph" w:customStyle="1" w:styleId="DimensionLine">
    <w:name w:val="Dimension Line"/>
    <w:basedOn w:val="Standard"/>
  </w:style>
  <w:style w:type="paragraph" w:customStyle="1" w:styleId="DefaultLTGliederung1">
    <w:name w:val="Default~LT~Gliederung 1"/>
    <w:pPr>
      <w:suppressAutoHyphens/>
      <w:autoSpaceDE w:val="0"/>
      <w:spacing w:after="283"/>
    </w:pPr>
    <w:rPr>
      <w:rFonts w:ascii="Mangal" w:eastAsia="Mangal" w:hAnsi="Mangal" w:cs="Mangal"/>
      <w:color w:val="000000"/>
      <w:sz w:val="64"/>
      <w:szCs w:val="64"/>
    </w:rPr>
  </w:style>
  <w:style w:type="paragraph" w:customStyle="1" w:styleId="DefaultLTGliederung2">
    <w:name w:val="Default~LT~Gliederung 2"/>
    <w:basedOn w:val="DefaultLTGliederung1"/>
    <w:pPr>
      <w:spacing w:after="227"/>
    </w:pPr>
    <w:rPr>
      <w:sz w:val="48"/>
      <w:szCs w:val="48"/>
    </w:rPr>
  </w:style>
  <w:style w:type="paragraph" w:customStyle="1" w:styleId="DefaultLTGliederung3">
    <w:name w:val="Default~LT~Gliederung 3"/>
    <w:basedOn w:val="DefaultLTGliederung2"/>
    <w:pPr>
      <w:spacing w:after="170"/>
    </w:pPr>
    <w:rPr>
      <w:sz w:val="40"/>
      <w:szCs w:val="40"/>
    </w:r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suppressAutoHyphens/>
      <w:autoSpaceDE w:val="0"/>
    </w:pPr>
    <w:rPr>
      <w:rFonts w:ascii="Mangal" w:eastAsia="Mangal" w:hAnsi="Mangal" w:cs="Mangal"/>
      <w:color w:val="000000"/>
      <w:sz w:val="36"/>
      <w:szCs w:val="36"/>
    </w:rPr>
  </w:style>
  <w:style w:type="paragraph" w:customStyle="1" w:styleId="DefaultLTUntertitel">
    <w:name w:val="Default~LT~Untertitel"/>
    <w:pPr>
      <w:suppressAutoHyphens/>
      <w:autoSpaceDE w:val="0"/>
      <w:jc w:val="center"/>
    </w:pPr>
    <w:rPr>
      <w:rFonts w:ascii="Mangal" w:eastAsia="Mangal" w:hAnsi="Mangal" w:cs="Mangal"/>
      <w:sz w:val="64"/>
      <w:szCs w:val="64"/>
    </w:rPr>
  </w:style>
  <w:style w:type="paragraph" w:customStyle="1" w:styleId="DefaultLTNotizen">
    <w:name w:val="Default~LT~Notizen"/>
    <w:pPr>
      <w:suppressAutoHyphens/>
      <w:autoSpaceDE w:val="0"/>
      <w:ind w:left="340" w:hanging="340"/>
    </w:pPr>
    <w:rPr>
      <w:rFonts w:ascii="Mangal" w:eastAsia="Mangal" w:hAnsi="Mangal" w:cs="Mangal"/>
      <w:sz w:val="40"/>
      <w:szCs w:val="40"/>
    </w:rPr>
  </w:style>
  <w:style w:type="paragraph" w:customStyle="1" w:styleId="DefaultLTHintergrundobjekte">
    <w:name w:val="Default~LT~Hintergrundobjekte"/>
    <w:pPr>
      <w:suppressAutoHyphens/>
      <w:autoSpaceDE w:val="0"/>
    </w:pPr>
  </w:style>
  <w:style w:type="paragraph" w:customStyle="1" w:styleId="DefaultLTHintergrund">
    <w:name w:val="Default~LT~Hintergrund"/>
    <w:pPr>
      <w:suppressAutoHyphens/>
      <w:autoSpaceDE w:val="0"/>
    </w:pPr>
  </w:style>
  <w:style w:type="paragraph" w:customStyle="1" w:styleId="default">
    <w:name w:val="default"/>
    <w:pPr>
      <w:suppressAutoHyphens/>
      <w:autoSpaceDE w:val="0"/>
      <w:spacing w:line="200" w:lineRule="atLeast"/>
    </w:pPr>
    <w:rPr>
      <w:rFonts w:ascii="Mangal" w:eastAsia="Mangal" w:hAnsi="Mangal" w:cs="Mangal"/>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suppressAutoHyphens/>
      <w:autoSpaceDE w:val="0"/>
    </w:pPr>
  </w:style>
  <w:style w:type="paragraph" w:customStyle="1" w:styleId="Background">
    <w:name w:val="Background"/>
    <w:pPr>
      <w:suppressAutoHyphens/>
      <w:autoSpaceDE w:val="0"/>
    </w:pPr>
  </w:style>
  <w:style w:type="paragraph" w:customStyle="1" w:styleId="Notes">
    <w:name w:val="Notes"/>
    <w:pPr>
      <w:suppressAutoHyphens/>
      <w:autoSpaceDE w:val="0"/>
      <w:ind w:left="340" w:hanging="340"/>
    </w:pPr>
    <w:rPr>
      <w:rFonts w:ascii="Mangal" w:eastAsia="Mangal" w:hAnsi="Mangal" w:cs="Mangal"/>
      <w:sz w:val="40"/>
      <w:szCs w:val="40"/>
    </w:rPr>
  </w:style>
  <w:style w:type="paragraph" w:customStyle="1" w:styleId="Outline1">
    <w:name w:val="Outline 1"/>
    <w:pPr>
      <w:suppressAutoHyphens/>
      <w:autoSpaceDE w:val="0"/>
      <w:spacing w:after="283"/>
    </w:pPr>
    <w:rPr>
      <w:rFonts w:ascii="Mangal" w:eastAsia="Mangal" w:hAnsi="Mangal" w:cs="Mangal"/>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suppressAutoHyphens/>
      <w:autoSpaceDE w:val="0"/>
      <w:spacing w:after="283"/>
    </w:pPr>
    <w:rPr>
      <w:rFonts w:ascii="Mangal" w:eastAsia="Mangal" w:hAnsi="Mangal" w:cs="Mangal"/>
      <w:color w:val="000000"/>
      <w:sz w:val="64"/>
      <w:szCs w:val="64"/>
    </w:rPr>
  </w:style>
  <w:style w:type="paragraph" w:customStyle="1" w:styleId="Default1LTGliederung2">
    <w:name w:val="Default 1~LT~Gliederung 2"/>
    <w:basedOn w:val="Default1LTGliederung1"/>
    <w:pPr>
      <w:spacing w:after="227"/>
    </w:pPr>
    <w:rPr>
      <w:sz w:val="48"/>
      <w:szCs w:val="48"/>
    </w:rPr>
  </w:style>
  <w:style w:type="paragraph" w:customStyle="1" w:styleId="Default1LTGliederung3">
    <w:name w:val="Default 1~LT~Gliederung 3"/>
    <w:basedOn w:val="Default1LTGliederung2"/>
    <w:pPr>
      <w:spacing w:after="170"/>
    </w:pPr>
    <w:rPr>
      <w:sz w:val="40"/>
      <w:szCs w:val="40"/>
    </w:rPr>
  </w:style>
  <w:style w:type="paragraph" w:customStyle="1" w:styleId="Default1LTGliederung4">
    <w:name w:val="Default 1~LT~Gliederung 4"/>
    <w:basedOn w:val="Default1LTGliederung3"/>
    <w:pPr>
      <w:spacing w:after="113"/>
    </w:pPr>
  </w:style>
  <w:style w:type="paragraph" w:customStyle="1" w:styleId="Default1LTGliederung5">
    <w:name w:val="Default 1~LT~Gliederung 5"/>
    <w:basedOn w:val="Default1LTGliederung4"/>
    <w:pPr>
      <w:spacing w:after="57"/>
    </w:pPr>
  </w:style>
  <w:style w:type="paragraph" w:customStyle="1" w:styleId="Default1LTGliederung6">
    <w:name w:val="Default 1~LT~Gliederung 6"/>
    <w:basedOn w:val="Default1LTGliederung5"/>
  </w:style>
  <w:style w:type="paragraph" w:customStyle="1" w:styleId="Default1LTGliederung7">
    <w:name w:val="Default 1~LT~Gliederung 7"/>
    <w:basedOn w:val="Default1LTGliederung6"/>
  </w:style>
  <w:style w:type="paragraph" w:customStyle="1" w:styleId="Default1LTGliederung8">
    <w:name w:val="Default 1~LT~Gliederung 8"/>
    <w:basedOn w:val="Default1LTGliederung7"/>
  </w:style>
  <w:style w:type="paragraph" w:customStyle="1" w:styleId="Default1LTGliederung9">
    <w:name w:val="Default 1~LT~Gliederung 9"/>
    <w:basedOn w:val="Default1LTGliederung8"/>
  </w:style>
  <w:style w:type="paragraph" w:customStyle="1" w:styleId="Default1LTTitel">
    <w:name w:val="Default 1~LT~Titel"/>
    <w:pPr>
      <w:suppressAutoHyphens/>
      <w:autoSpaceDE w:val="0"/>
    </w:pPr>
    <w:rPr>
      <w:rFonts w:ascii="Mangal" w:eastAsia="Mangal" w:hAnsi="Mangal" w:cs="Mangal"/>
      <w:color w:val="000000"/>
      <w:sz w:val="36"/>
      <w:szCs w:val="36"/>
    </w:rPr>
  </w:style>
  <w:style w:type="paragraph" w:customStyle="1" w:styleId="Default1LTUntertitel">
    <w:name w:val="Default 1~LT~Untertitel"/>
    <w:pPr>
      <w:suppressAutoHyphens/>
      <w:autoSpaceDE w:val="0"/>
      <w:jc w:val="center"/>
    </w:pPr>
    <w:rPr>
      <w:rFonts w:ascii="Mangal" w:eastAsia="Mangal" w:hAnsi="Mangal" w:cs="Mangal"/>
      <w:sz w:val="64"/>
      <w:szCs w:val="64"/>
    </w:rPr>
  </w:style>
  <w:style w:type="paragraph" w:customStyle="1" w:styleId="Default1LTNotizen">
    <w:name w:val="Default 1~LT~Notizen"/>
    <w:pPr>
      <w:suppressAutoHyphens/>
      <w:autoSpaceDE w:val="0"/>
      <w:ind w:left="340" w:hanging="340"/>
    </w:pPr>
    <w:rPr>
      <w:rFonts w:ascii="Mangal" w:eastAsia="Mangal" w:hAnsi="Mangal" w:cs="Mangal"/>
      <w:sz w:val="40"/>
      <w:szCs w:val="40"/>
    </w:rPr>
  </w:style>
  <w:style w:type="paragraph" w:customStyle="1" w:styleId="Default1LTHintergrundobjekte">
    <w:name w:val="Default 1~LT~Hintergrundobjekte"/>
    <w:pPr>
      <w:suppressAutoHyphens/>
      <w:autoSpaceDE w:val="0"/>
    </w:pPr>
  </w:style>
  <w:style w:type="paragraph" w:customStyle="1" w:styleId="Default1LTHintergrund">
    <w:name w:val="Default 1~LT~Hintergrund"/>
    <w:pPr>
      <w:suppressAutoHyphens/>
      <w:autoSpaceDE w:val="0"/>
    </w:pPr>
  </w:style>
  <w:style w:type="character" w:customStyle="1" w:styleId="NumberingSymbols">
    <w:name w:val="Numbering Symbols"/>
  </w:style>
  <w:style w:type="character" w:customStyle="1" w:styleId="Internetlink">
    <w:name w:val="Internet link"/>
    <w:rPr>
      <w:color w:val="000080"/>
      <w:u w:val="single"/>
    </w:rPr>
  </w:style>
  <w:style w:type="paragraph" w:styleId="NormalWeb">
    <w:name w:val="Normal (Web)"/>
    <w:basedOn w:val="Normal"/>
    <w:uiPriority w:val="99"/>
    <w:semiHidden/>
    <w:unhideWhenUsed/>
    <w:rsid w:val="00FB163C"/>
    <w:pPr>
      <w:widowControl/>
      <w:suppressAutoHyphens w:val="0"/>
      <w:autoSpaceDN/>
      <w:spacing w:before="100" w:beforeAutospacing="1" w:after="100" w:afterAutospacing="1"/>
      <w:textAlignment w:val="auto"/>
    </w:pPr>
    <w:rPr>
      <w:rFonts w:eastAsia="Times New Roman" w:cs="Times New Roman"/>
      <w:kern w:val="0"/>
      <w:lang w:eastAsia="zh-CN" w:bidi="ar-SA"/>
    </w:rPr>
  </w:style>
  <w:style w:type="paragraph" w:styleId="BalloonText">
    <w:name w:val="Balloon Text"/>
    <w:basedOn w:val="Normal"/>
    <w:link w:val="BalloonTextChar"/>
    <w:uiPriority w:val="99"/>
    <w:semiHidden/>
    <w:unhideWhenUsed/>
    <w:rsid w:val="00CC75C3"/>
    <w:rPr>
      <w:rFonts w:ascii="Tahoma" w:hAnsi="Tahoma"/>
      <w:sz w:val="16"/>
      <w:szCs w:val="16"/>
    </w:rPr>
  </w:style>
  <w:style w:type="character" w:customStyle="1" w:styleId="BalloonTextChar">
    <w:name w:val="Balloon Text Char"/>
    <w:basedOn w:val="DefaultParagraphFont"/>
    <w:link w:val="BalloonText"/>
    <w:uiPriority w:val="99"/>
    <w:semiHidden/>
    <w:rsid w:val="00CC75C3"/>
    <w:rPr>
      <w:rFonts w:ascii="Tahoma" w:hAnsi="Tahoma"/>
      <w:sz w:val="16"/>
      <w:szCs w:val="16"/>
      <w:lang w:val="en-US"/>
    </w:rPr>
  </w:style>
  <w:style w:type="character" w:styleId="Hyperlink">
    <w:name w:val="Hyperlink"/>
    <w:basedOn w:val="DefaultParagraphFont"/>
    <w:uiPriority w:val="99"/>
    <w:unhideWhenUsed/>
    <w:rsid w:val="000F7476"/>
    <w:rPr>
      <w:color w:val="0000FF"/>
      <w:u w:val="single"/>
    </w:rPr>
  </w:style>
  <w:style w:type="paragraph" w:styleId="ListParagraph">
    <w:name w:val="List Paragraph"/>
    <w:basedOn w:val="Normal"/>
    <w:uiPriority w:val="34"/>
    <w:qFormat/>
    <w:rsid w:val="00FF68B0"/>
    <w:pPr>
      <w:widowControl/>
      <w:suppressAutoHyphens w:val="0"/>
      <w:autoSpaceDN/>
      <w:spacing w:after="200" w:line="276" w:lineRule="auto"/>
      <w:ind w:left="720"/>
      <w:contextualSpacing/>
      <w:textAlignment w:val="auto"/>
    </w:pPr>
    <w:rPr>
      <w:rFonts w:asciiTheme="minorHAnsi" w:eastAsiaTheme="minorEastAsia" w:hAnsiTheme="minorHAnsi" w:cstheme="minorBidi"/>
      <w:kern w:val="0"/>
      <w:sz w:val="22"/>
      <w:szCs w:val="22"/>
      <w:lang w:eastAsia="zh-CN" w:bidi="ar-SA"/>
    </w:rPr>
  </w:style>
  <w:style w:type="paragraph" w:styleId="Header">
    <w:name w:val="header"/>
    <w:basedOn w:val="Normal"/>
    <w:link w:val="HeaderChar"/>
    <w:uiPriority w:val="99"/>
    <w:unhideWhenUsed/>
    <w:rsid w:val="00265B97"/>
    <w:pPr>
      <w:tabs>
        <w:tab w:val="center" w:pos="4680"/>
        <w:tab w:val="right" w:pos="9360"/>
      </w:tabs>
    </w:pPr>
  </w:style>
  <w:style w:type="character" w:customStyle="1" w:styleId="HeaderChar">
    <w:name w:val="Header Char"/>
    <w:basedOn w:val="DefaultParagraphFont"/>
    <w:link w:val="Header"/>
    <w:uiPriority w:val="99"/>
    <w:rsid w:val="00265B97"/>
    <w:rPr>
      <w:lang w:val="en-US"/>
    </w:rPr>
  </w:style>
  <w:style w:type="paragraph" w:styleId="Footer">
    <w:name w:val="footer"/>
    <w:basedOn w:val="Normal"/>
    <w:link w:val="FooterChar"/>
    <w:uiPriority w:val="99"/>
    <w:unhideWhenUsed/>
    <w:rsid w:val="00265B97"/>
    <w:pPr>
      <w:tabs>
        <w:tab w:val="center" w:pos="4680"/>
        <w:tab w:val="right" w:pos="9360"/>
      </w:tabs>
    </w:pPr>
  </w:style>
  <w:style w:type="character" w:customStyle="1" w:styleId="FooterChar">
    <w:name w:val="Footer Char"/>
    <w:basedOn w:val="DefaultParagraphFont"/>
    <w:link w:val="Footer"/>
    <w:uiPriority w:val="99"/>
    <w:rsid w:val="00265B97"/>
    <w:rPr>
      <w:lang w:val="en-US"/>
    </w:rPr>
  </w:style>
  <w:style w:type="character" w:styleId="CommentReference">
    <w:name w:val="annotation reference"/>
    <w:basedOn w:val="DefaultParagraphFont"/>
    <w:uiPriority w:val="99"/>
    <w:semiHidden/>
    <w:unhideWhenUsed/>
    <w:rsid w:val="00540604"/>
    <w:rPr>
      <w:sz w:val="18"/>
      <w:szCs w:val="18"/>
    </w:rPr>
  </w:style>
  <w:style w:type="paragraph" w:styleId="CommentText">
    <w:name w:val="annotation text"/>
    <w:basedOn w:val="Normal"/>
    <w:link w:val="CommentTextChar"/>
    <w:uiPriority w:val="99"/>
    <w:semiHidden/>
    <w:unhideWhenUsed/>
    <w:rsid w:val="00540604"/>
  </w:style>
  <w:style w:type="character" w:customStyle="1" w:styleId="CommentTextChar">
    <w:name w:val="Comment Text Char"/>
    <w:basedOn w:val="DefaultParagraphFont"/>
    <w:link w:val="CommentText"/>
    <w:uiPriority w:val="99"/>
    <w:semiHidden/>
    <w:rsid w:val="00540604"/>
    <w:rPr>
      <w:lang w:val="en-US"/>
    </w:rPr>
  </w:style>
  <w:style w:type="paragraph" w:styleId="CommentSubject">
    <w:name w:val="annotation subject"/>
    <w:basedOn w:val="CommentText"/>
    <w:next w:val="CommentText"/>
    <w:link w:val="CommentSubjectChar"/>
    <w:uiPriority w:val="99"/>
    <w:semiHidden/>
    <w:unhideWhenUsed/>
    <w:rsid w:val="00540604"/>
    <w:rPr>
      <w:b/>
      <w:bCs/>
      <w:sz w:val="20"/>
      <w:szCs w:val="20"/>
    </w:rPr>
  </w:style>
  <w:style w:type="character" w:customStyle="1" w:styleId="CommentSubjectChar">
    <w:name w:val="Comment Subject Char"/>
    <w:basedOn w:val="CommentTextChar"/>
    <w:link w:val="CommentSubject"/>
    <w:uiPriority w:val="99"/>
    <w:semiHidden/>
    <w:rsid w:val="00540604"/>
    <w:rPr>
      <w:b/>
      <w:bCs/>
      <w:sz w:val="20"/>
      <w:szCs w:val="20"/>
      <w:lang w:val="en-US"/>
    </w:rPr>
  </w:style>
  <w:style w:type="paragraph" w:styleId="Revision">
    <w:name w:val="Revision"/>
    <w:hidden/>
    <w:uiPriority w:val="99"/>
    <w:semiHidden/>
    <w:rsid w:val="00CE5836"/>
    <w:pPr>
      <w:widowControl/>
      <w:autoSpaceDN/>
      <w:textAlignment w:val="auto"/>
    </w:pPr>
    <w:rPr>
      <w:lang w:val="en-US"/>
    </w:rPr>
  </w:style>
  <w:style w:type="table" w:styleId="TableGrid">
    <w:name w:val="Table Grid"/>
    <w:basedOn w:val="TableNormal"/>
    <w:uiPriority w:val="59"/>
    <w:rsid w:val="00F927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F9278B"/>
    <w:pPr>
      <w:widowControl/>
      <w:suppressAutoHyphens w:val="0"/>
      <w:autoSpaceDN/>
      <w:textAlignment w:val="auto"/>
    </w:pPr>
    <w:rPr>
      <w:rFonts w:ascii="Consolas" w:eastAsiaTheme="minorEastAsia" w:hAnsi="Consolas" w:cs="Consolas"/>
      <w:kern w:val="0"/>
      <w:sz w:val="21"/>
      <w:szCs w:val="21"/>
      <w:lang w:eastAsia="zh-CN" w:bidi="ar-SA"/>
    </w:rPr>
  </w:style>
  <w:style w:type="character" w:customStyle="1" w:styleId="PlainTextChar">
    <w:name w:val="Plain Text Char"/>
    <w:basedOn w:val="DefaultParagraphFont"/>
    <w:link w:val="PlainText"/>
    <w:uiPriority w:val="99"/>
    <w:rsid w:val="00F9278B"/>
    <w:rPr>
      <w:rFonts w:ascii="Consolas" w:eastAsiaTheme="minorEastAsia" w:hAnsi="Consolas" w:cs="Consolas"/>
      <w:kern w:val="0"/>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676833">
      <w:bodyDiv w:val="1"/>
      <w:marLeft w:val="0"/>
      <w:marRight w:val="0"/>
      <w:marTop w:val="0"/>
      <w:marBottom w:val="0"/>
      <w:divBdr>
        <w:top w:val="none" w:sz="0" w:space="0" w:color="auto"/>
        <w:left w:val="none" w:sz="0" w:space="0" w:color="auto"/>
        <w:bottom w:val="none" w:sz="0" w:space="0" w:color="auto"/>
        <w:right w:val="none" w:sz="0" w:space="0" w:color="auto"/>
      </w:divBdr>
    </w:div>
    <w:div w:id="1104695217">
      <w:bodyDiv w:val="1"/>
      <w:marLeft w:val="0"/>
      <w:marRight w:val="0"/>
      <w:marTop w:val="0"/>
      <w:marBottom w:val="0"/>
      <w:divBdr>
        <w:top w:val="none" w:sz="0" w:space="0" w:color="auto"/>
        <w:left w:val="none" w:sz="0" w:space="0" w:color="auto"/>
        <w:bottom w:val="none" w:sz="0" w:space="0" w:color="auto"/>
        <w:right w:val="none" w:sz="0" w:space="0" w:color="auto"/>
      </w:divBdr>
    </w:div>
    <w:div w:id="1116406106">
      <w:bodyDiv w:val="1"/>
      <w:marLeft w:val="0"/>
      <w:marRight w:val="0"/>
      <w:marTop w:val="0"/>
      <w:marBottom w:val="0"/>
      <w:divBdr>
        <w:top w:val="none" w:sz="0" w:space="0" w:color="auto"/>
        <w:left w:val="none" w:sz="0" w:space="0" w:color="auto"/>
        <w:bottom w:val="none" w:sz="0" w:space="0" w:color="auto"/>
        <w:right w:val="none" w:sz="0" w:space="0" w:color="auto"/>
      </w:divBdr>
    </w:div>
    <w:div w:id="1371683851">
      <w:bodyDiv w:val="1"/>
      <w:marLeft w:val="0"/>
      <w:marRight w:val="0"/>
      <w:marTop w:val="0"/>
      <w:marBottom w:val="0"/>
      <w:divBdr>
        <w:top w:val="none" w:sz="0" w:space="0" w:color="auto"/>
        <w:left w:val="none" w:sz="0" w:space="0" w:color="auto"/>
        <w:bottom w:val="none" w:sz="0" w:space="0" w:color="auto"/>
        <w:right w:val="none" w:sz="0" w:space="0" w:color="auto"/>
      </w:divBdr>
    </w:div>
    <w:div w:id="1762875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EF48B-953D-4F3C-88AD-979700BE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16</Pages>
  <Words>3059</Words>
  <Characters>17438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Alaska</Company>
  <LinksUpToDate>false</LinksUpToDate>
  <CharactersWithSpaces>20457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dc:creator>
  <cp:lastModifiedBy>jiang</cp:lastModifiedBy>
  <cp:revision>100</cp:revision>
  <cp:lastPrinted>2012-10-18T23:38:00Z</cp:lastPrinted>
  <dcterms:created xsi:type="dcterms:W3CDTF">2013-04-23T19:59:00Z</dcterms:created>
  <dcterms:modified xsi:type="dcterms:W3CDTF">2014-02-14T21:34:00Z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